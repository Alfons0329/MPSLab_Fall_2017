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 xml:space="preserve">實驗七 </w:t>
      </w:r>
      <w:r>
        <w:rPr/>
        <w:t>STM32 Clock and Timer</w:t>
      </w:r>
    </w:p>
    <w:p>
      <w:pPr>
        <w:pStyle w:val="Heading1"/>
        <w:numPr>
          <w:ilvl w:val="0"/>
          <w:numId w:val="3"/>
        </w:numPr>
        <w:rPr/>
      </w:pPr>
      <w:r>
        <w:rPr/>
        <w:t>實驗目的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的各種</w:t>
      </w:r>
      <w:r>
        <w:rPr/>
        <w:t>clock source</w:t>
      </w:r>
      <w:r>
        <w:rPr/>
        <w:t>使用與修改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</w:t>
      </w:r>
      <w:r>
        <w:rPr/>
        <w:t>timer</w:t>
      </w:r>
      <w:r>
        <w:rPr/>
        <w:t>使用原理</w:t>
      </w:r>
    </w:p>
    <w:p>
      <w:pPr>
        <w:pStyle w:val="ListParagraph"/>
        <w:numPr>
          <w:ilvl w:val="0"/>
          <w:numId w:val="4"/>
        </w:numPr>
        <w:rPr/>
      </w:pPr>
      <w:r>
        <w:rPr/>
        <w:t>瞭解</w:t>
      </w:r>
      <w:r>
        <w:rPr/>
        <w:t>STM32</w:t>
      </w:r>
      <w:r>
        <w:rPr/>
        <w:t>的</w:t>
      </w:r>
      <w:r>
        <w:rPr/>
        <w:t>PWM</w:t>
      </w:r>
      <w:r>
        <w:rPr/>
        <w:t>使用原理與應用</w:t>
      </w:r>
    </w:p>
    <w:p>
      <w:pPr>
        <w:pStyle w:val="Heading1"/>
        <w:numPr>
          <w:ilvl w:val="0"/>
          <w:numId w:val="2"/>
        </w:numPr>
        <w:rPr/>
      </w:pPr>
      <w:r>
        <w:rPr/>
        <w:t>實驗原理</w:t>
      </w:r>
    </w:p>
    <w:p>
      <w:pPr>
        <w:pStyle w:val="Heading2"/>
        <w:numPr>
          <w:ilvl w:val="1"/>
          <w:numId w:val="3"/>
        </w:numPr>
        <w:rPr/>
      </w:pPr>
      <w:r>
        <w:rPr/>
        <w:t>Timer and Counter</w:t>
      </w:r>
    </w:p>
    <w:p>
      <w:pPr>
        <w:pStyle w:val="Normal"/>
        <w:rPr/>
      </w:pPr>
      <w:r>
        <w:rPr/>
        <w:t>請參考上課</w:t>
      </w:r>
      <w:r>
        <w:rPr/>
        <w:t>009-MCSL-CounterTimer</w:t>
      </w:r>
      <w:r>
        <w:rPr/>
        <w:t>講義。</w:t>
      </w:r>
    </w:p>
    <w:p>
      <w:pPr>
        <w:pStyle w:val="Heading2"/>
        <w:numPr>
          <w:ilvl w:val="1"/>
          <w:numId w:val="3"/>
        </w:numPr>
        <w:rPr/>
      </w:pPr>
      <w:r>
        <w:rPr/>
        <w:t>Timer PWM output mode</w:t>
      </w:r>
    </w:p>
    <w:p>
      <w:pPr>
        <w:pStyle w:val="Normal"/>
        <w:rPr/>
      </w:pPr>
      <w:r>
        <w:rPr/>
        <w:t>在</w:t>
      </w:r>
      <w:r>
        <w:rPr/>
        <w:t>STM32</w:t>
      </w:r>
      <w:r>
        <w:rPr/>
        <w:t>系統中要利用</w:t>
      </w:r>
      <w:r>
        <w:rPr/>
        <w:t>Timer</w:t>
      </w:r>
      <w:r>
        <w:rPr/>
        <w:t>產生</w:t>
      </w:r>
      <w:r>
        <w:rPr/>
        <w:t>PWM</w:t>
      </w:r>
      <w:r>
        <w:rPr/>
        <w:t>輸出，主要通過</w:t>
      </w:r>
      <w:r>
        <w:rPr/>
        <w:t>capture/compare mode register(TIMx_CCMR1)</w:t>
      </w:r>
      <w:r>
        <w:rPr/>
        <w:t>與</w:t>
      </w:r>
      <w:r>
        <w:rPr/>
        <w:t>TIMx_CCRx registers</w:t>
      </w:r>
      <w:r>
        <w:rPr/>
        <w:t>設定並利用</w:t>
      </w:r>
      <w:r>
        <w:rPr/>
        <w:t>TIMx_CCER</w:t>
      </w:r>
      <w:r>
        <w:rPr/>
        <w:t>啟動之。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3175" distL="0" distR="0">
            <wp:extent cx="4876800" cy="2359025"/>
            <wp:effectExtent l="0" t="0" r="0" b="0"/>
            <wp:docPr id="2" name="圖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7" wp14:anchorId="2BF811B8">
                <wp:simplePos x="0" y="0"/>
                <wp:positionH relativeFrom="column">
                  <wp:posOffset>3601085</wp:posOffset>
                </wp:positionH>
                <wp:positionV relativeFrom="paragraph">
                  <wp:posOffset>549275</wp:posOffset>
                </wp:positionV>
                <wp:extent cx="1395730" cy="1431290"/>
                <wp:effectExtent l="0" t="0" r="14605" b="17780"/>
                <wp:wrapNone/>
                <wp:docPr id="1" name="矩形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00" cy="1430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8" stroked="t" style="position:absolute;margin-left:283.55pt;margin-top:43.25pt;width:109.8pt;height:112.6pt" wp14:anchorId="2BF811B8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Normal"/>
        <w:rPr/>
      </w:pPr>
      <w:r>
        <w:rPr/>
        <w:t>而一般</w:t>
      </w:r>
      <w:r>
        <w:rPr/>
        <w:t>PWM</w:t>
      </w:r>
      <w:r>
        <w:rPr/>
        <w:t>有分</w:t>
      </w:r>
      <w:r>
        <w:rPr/>
        <w:t>mode1</w:t>
      </w:r>
      <w:r>
        <w:rPr/>
        <w:t>與</w:t>
      </w:r>
      <w:r>
        <w:rPr/>
        <w:t>mode2</w:t>
      </w:r>
      <w:r>
        <w:rPr/>
        <w:t>兩種模式，而在計數器上數模式時其對應的輸出為</w:t>
      </w:r>
    </w:p>
    <w:p>
      <w:pPr>
        <w:pStyle w:val="ListParagraph"/>
        <w:numPr>
          <w:ilvl w:val="0"/>
          <w:numId w:val="7"/>
        </w:numPr>
        <w:rPr/>
      </w:pPr>
      <w:r>
        <w:rPr/>
        <w:t>PWM mode1: Channel is active as long as TIMx_CNT&lt;TIMx_CCR1 else inactive.</w:t>
      </w:r>
    </w:p>
    <w:p>
      <w:pPr>
        <w:pStyle w:val="ListParagraph"/>
        <w:numPr>
          <w:ilvl w:val="0"/>
          <w:numId w:val="7"/>
        </w:numPr>
        <w:rPr/>
      </w:pPr>
      <w:r>
        <w:rPr/>
        <w:t>PWM mode2: Channel is inactive as long as TIMx_CNT&lt;TIMx_CCR1 else active.</w:t>
      </w:r>
    </w:p>
    <w:p>
      <w:pPr>
        <w:pStyle w:val="Normal"/>
        <w:rPr/>
      </w:pPr>
      <w:r>
        <w:rPr/>
        <w:t>另外依不同的特殊用途又可分</w:t>
      </w:r>
      <w:r>
        <w:rPr/>
        <w:t>Combined PWM mode</w:t>
      </w:r>
      <w:r>
        <w:rPr/>
        <w:t>與</w:t>
      </w:r>
      <w:r>
        <w:rPr/>
        <w:t>Asymmetric PWM mode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7620">
            <wp:extent cx="5041265" cy="3701415"/>
            <wp:effectExtent l="0" t="0" r="0" b="0"/>
            <wp:docPr id="3" name="圖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在</w:t>
      </w:r>
      <w:r>
        <w:rPr/>
        <w:t>ARR</w:t>
      </w:r>
      <w:r>
        <w:rPr/>
        <w:t>設定為</w:t>
      </w:r>
      <w:r>
        <w:rPr/>
        <w:t>8</w:t>
      </w:r>
      <w:r>
        <w:rPr/>
        <w:t>時，不同</w:t>
      </w:r>
      <w:r>
        <w:rPr/>
        <w:t>CCR</w:t>
      </w:r>
      <w:r>
        <w:rPr/>
        <w:t>值設定下</w:t>
      </w:r>
      <w:r>
        <w:rPr/>
        <w:t>OCxREF</w:t>
      </w:r>
      <w:r>
        <w:rPr/>
        <w:t>所對應的訊號輸出</w:t>
      </w:r>
    </w:p>
    <w:p>
      <w:pPr>
        <w:pStyle w:val="Normal"/>
        <w:rPr/>
      </w:pPr>
      <w:r>
        <w:rPr/>
        <w:t>以上圖範例來說當</w:t>
      </w:r>
      <w:r>
        <w:rPr/>
        <w:t>CCRx=4,ARR=8</w:t>
      </w:r>
      <w:r>
        <w:rPr/>
        <w:t>可以得到</w:t>
      </w:r>
      <w:r>
        <w:rPr/>
        <w:t>duty cycle(</w:t>
      </w:r>
      <w:r>
        <w:rPr/>
        <w:t>在單位時間內</w:t>
      </w:r>
      <w:r>
        <w:rPr/>
        <w:t>1</w:t>
      </w:r>
      <w:r>
        <w:rPr/>
        <w:t>準位與</w:t>
      </w:r>
      <w:r>
        <w:rPr/>
        <w:t>0</w:t>
      </w:r>
      <w:r>
        <w:rPr/>
        <w:t>準位的比例</w:t>
      </w:r>
      <w:r>
        <w:rPr/>
        <w:t>)</w:t>
      </w:r>
      <w:r>
        <w:rPr/>
        <w:t>為</w:t>
      </w:r>
      <w:r>
        <w:rPr/>
        <w:t>50%</w:t>
      </w:r>
      <w:r>
        <w:rPr/>
        <w:t>的波形，</w:t>
      </w:r>
      <w:r>
        <w:rPr/>
        <w:t>CCRx=8,ARR=8</w:t>
      </w:r>
      <w:r>
        <w:rPr/>
        <w:t>可得</w:t>
      </w:r>
      <w:r>
        <w:rPr/>
        <w:t>duty cycle= 1-1/8=87.5%</w:t>
      </w:r>
      <w:r>
        <w:rPr/>
        <w:t>的波形。</w:t>
      </w:r>
    </w:p>
    <w:p>
      <w:pPr>
        <w:pStyle w:val="Normal"/>
        <w:rPr/>
      </w:pPr>
      <w:r>
        <w:rPr/>
        <w:t>要輸出比較複雜的</w:t>
      </w:r>
      <w:r>
        <w:rPr/>
        <w:t>PWM</w:t>
      </w:r>
      <w:r>
        <w:rPr/>
        <w:t>與不同</w:t>
      </w:r>
      <w:r>
        <w:rPr/>
        <w:t>duty cycle</w:t>
      </w:r>
      <w:r>
        <w:rPr/>
        <w:t>波形也可以利用</w:t>
      </w:r>
      <w:r>
        <w:rPr/>
        <w:t>Asymmetric PWM mode</w:t>
      </w:r>
      <w:r>
        <w:rPr/>
        <w:t>來達成。</w:t>
      </w:r>
    </w:p>
    <w:p>
      <w:pPr>
        <w:pStyle w:val="Normal"/>
        <w:rPr/>
      </w:pPr>
      <w:r>
        <w:rPr/>
        <w:drawing>
          <wp:inline distT="0" distB="1270" distL="0" distR="2540">
            <wp:extent cx="5274310" cy="2208530"/>
            <wp:effectExtent l="0" t="0" r="0" b="0"/>
            <wp:docPr id="4" name="圖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其他</w:t>
      </w:r>
      <w:r>
        <w:rPr/>
        <w:t>PWM</w:t>
      </w:r>
      <w:r>
        <w:rPr/>
        <w:t>設定細節用途請參閱</w:t>
      </w:r>
      <w:r>
        <w:rPr/>
        <w:t>Reference manual chapter 27.3.9 PWM mode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r>
        <w:rPr/>
        <w:t>實驗步驟</w:t>
      </w:r>
    </w:p>
    <w:p>
      <w:pPr>
        <w:pStyle w:val="Heading2"/>
        <w:numPr>
          <w:ilvl w:val="1"/>
          <w:numId w:val="3"/>
        </w:numPr>
        <w:rPr/>
      </w:pPr>
      <w:r>
        <w:rPr/>
        <w:t>Modify system initial clock</w:t>
      </w:r>
      <w:bookmarkStart w:id="0" w:name="OLE_LINK7"/>
      <w:bookmarkStart w:id="1" w:name="OLE_LINK1"/>
      <w:bookmarkEnd w:id="0"/>
      <w:bookmarkEnd w:id="1"/>
      <w:r>
        <w:rPr/>
        <w:t>(20%)</w:t>
      </w:r>
    </w:p>
    <w:p>
      <w:pPr>
        <w:pStyle w:val="ListParagraph"/>
        <w:numPr>
          <w:ilvl w:val="0"/>
          <w:numId w:val="5"/>
        </w:numPr>
        <w:rPr/>
      </w:pPr>
      <w:r>
        <w:rPr/>
        <w:t>請利用先前</w:t>
      </w:r>
      <w:r>
        <w:rPr/>
        <w:t>lab</w:t>
      </w:r>
      <w:r>
        <w:rPr/>
        <w:t>所實作的</w:t>
      </w:r>
      <w:r>
        <w:rPr/>
        <w:t>GPIO_init</w:t>
      </w:r>
      <w:r>
        <w:rPr/>
        <w:t>與</w:t>
      </w:r>
      <w:r>
        <w:rPr>
          <w:rFonts w:eastAsia="新細明體" w:eastAsiaTheme="minorEastAsia"/>
          <w:bCs/>
          <w:color w:val="000000"/>
        </w:rPr>
        <w:t>delay_1s</w:t>
      </w:r>
      <w:r>
        <w:rPr/>
        <w:t>，可呼叫之前的</w:t>
      </w:r>
      <w:r>
        <w:rPr/>
        <w:t>assembly function</w:t>
      </w:r>
      <w:r>
        <w:rPr/>
        <w:t>或是用</w:t>
      </w:r>
      <w:r>
        <w:rPr/>
        <w:t>C</w:t>
      </w:r>
      <w:r>
        <w:rPr/>
        <w:t>重新實作，初始化</w:t>
      </w:r>
      <w:r>
        <w:rPr/>
        <w:t>GPIO</w:t>
      </w:r>
      <w:r>
        <w:rPr/>
        <w:t>與</w:t>
      </w:r>
      <w:r>
        <w:rPr/>
        <w:t>delay</w:t>
      </w:r>
      <w:r>
        <w:rPr/>
        <w:t>。</w:t>
      </w:r>
    </w:p>
    <w:p>
      <w:pPr>
        <w:pStyle w:val="ListParagraph"/>
        <w:numPr>
          <w:ilvl w:val="0"/>
          <w:numId w:val="5"/>
        </w:numPr>
        <w:rPr/>
      </w:pPr>
      <w:r>
        <w:rPr/>
        <w:t>修改</w:t>
      </w:r>
      <w:r>
        <w:rPr/>
        <w:t>SYSCLK</w:t>
      </w:r>
      <w:r>
        <w:rPr/>
        <w:t>的</w:t>
      </w:r>
      <w:r>
        <w:rPr/>
        <w:t>clock source</w:t>
      </w:r>
      <w:r>
        <w:rPr/>
        <w:t>以及相關的</w:t>
      </w:r>
      <w:r>
        <w:rPr/>
        <w:t>prescaler</w:t>
      </w:r>
      <w:r>
        <w:rPr/>
        <w:t>使得</w:t>
      </w:r>
      <w:r>
        <w:rPr/>
        <w:t>CPU frequency(HCLK)</w:t>
      </w:r>
      <w:r>
        <w:rPr/>
        <w:t>為</w:t>
      </w:r>
      <w:r>
        <w:rPr>
          <w:color w:val="FF0000"/>
        </w:rPr>
        <w:t>1MHz</w:t>
      </w:r>
      <w:r>
        <w:rPr/>
        <w:t>。</w:t>
      </w:r>
    </w:p>
    <w:p>
      <w:pPr>
        <w:pStyle w:val="ListParagraph"/>
        <w:numPr>
          <w:ilvl w:val="0"/>
          <w:numId w:val="5"/>
        </w:numPr>
        <w:rPr/>
      </w:pPr>
      <w:r>
        <w:rPr/>
        <w:t>觀察修改前後</w:t>
      </w:r>
      <w:r>
        <w:rPr/>
        <w:t>LED</w:t>
      </w:r>
      <w:r>
        <w:rPr/>
        <w:t>燈閃爍的頻率。</w:t>
      </w:r>
    </w:p>
    <w:p>
      <w:pPr>
        <w:pStyle w:val="ListParagraph"/>
        <w:numPr>
          <w:ilvl w:val="0"/>
          <w:numId w:val="5"/>
        </w:numPr>
        <w:rPr/>
      </w:pPr>
      <w:r>
        <w:rPr/>
        <w:t>當使用者按下</w:t>
      </w:r>
      <w:r>
        <w:rPr/>
        <w:t>user button</w:t>
      </w:r>
      <w:r>
        <w:rPr/>
        <w:t>便依以下順序改變</w:t>
      </w:r>
      <w:r>
        <w:rPr/>
        <w:t>CPU system clock(HCLK)</w:t>
      </w:r>
      <w:r>
        <w:rPr/>
        <w:t xml:space="preserve">， </w:t>
      </w:r>
      <w:r>
        <w:rPr/>
        <w:t>1MHz -&gt; 6MHz -&gt; 10MHz -&gt;16MHz -&gt; 40MHz -&gt;1MHz -&gt;…</w:t>
      </w:r>
    </w:p>
    <w:tbl>
      <w:tblPr>
        <w:tblStyle w:val="afe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/>
              <w:t>main.c</w:t>
            </w:r>
          </w:p>
        </w:tc>
      </w:tr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4MHz_delay_1s();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SystemClock_Config(){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color w:val="7F9FBF"/>
              </w:rPr>
              <w:t>TODO</w:t>
            </w:r>
            <w:r>
              <w:rPr>
                <w:color w:val="3F7F5F"/>
              </w:rPr>
              <w:t xml:space="preserve">: Change the SYSCLK source and set the corresponding </w:t>
            </w:r>
            <w:r>
              <w:rPr>
                <w:color w:val="3F7F5F"/>
                <w:u w:val="single"/>
              </w:rPr>
              <w:t>Prescaler</w:t>
            </w:r>
            <w:r>
              <w:rPr>
                <w:color w:val="3F7F5F"/>
              </w:rPr>
              <w:t xml:space="preserve"> value.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/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int</w:t>
            </w:r>
            <w:r>
              <w:rPr/>
              <w:t xml:space="preserve"> main(){</w:t>
            </w:r>
          </w:p>
          <w:p>
            <w:pPr>
              <w:pStyle w:val="Program"/>
              <w:rPr/>
            </w:pPr>
            <w:r>
              <w:rPr/>
              <w:tab/>
              <w:t>SystemClock_Config();</w:t>
            </w:r>
          </w:p>
          <w:p>
            <w:pPr>
              <w:pStyle w:val="Program"/>
              <w:rPr/>
            </w:pPr>
            <w:r>
              <w:rPr/>
              <w:tab/>
              <w:t>GPIO_init();</w:t>
            </w:r>
          </w:p>
          <w:p>
            <w:pPr>
              <w:pStyle w:val="Program"/>
              <w:rPr/>
            </w:pPr>
            <w:r>
              <w:rPr/>
              <w:tab/>
            </w:r>
            <w:r>
              <w:rPr>
                <w:color w:val="7F0055"/>
              </w:rPr>
              <w:t>while</w:t>
            </w:r>
            <w:r>
              <w:rPr/>
              <w:t>(1){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color w:val="7F0055"/>
              </w:rPr>
              <w:t>if</w:t>
            </w:r>
            <w:r>
              <w:rPr/>
              <w:t xml:space="preserve"> (user_press_button())</w:t>
            </w:r>
          </w:p>
          <w:p>
            <w:pPr>
              <w:pStyle w:val="Program"/>
              <w:rPr/>
            </w:pPr>
            <w:r>
              <w:rPr/>
              <w:tab/>
              <w:tab/>
              <w:t>{</w:t>
            </w:r>
          </w:p>
          <w:p>
            <w:pPr>
              <w:pStyle w:val="Program"/>
              <w:rPr/>
            </w:pPr>
            <w:r>
              <w:rPr/>
              <w:tab/>
              <w:tab/>
              <w:tab/>
            </w:r>
            <w:r>
              <w:rPr>
                <w:color w:val="3F7F5F"/>
              </w:rPr>
              <w:t>//</w:t>
            </w:r>
            <w:r>
              <w:rPr>
                <w:color w:val="7F9FBF"/>
              </w:rPr>
              <w:t>TODO</w:t>
            </w:r>
            <w:r>
              <w:rPr>
                <w:color w:val="3F7F5F"/>
              </w:rPr>
              <w:t>: Update system clock rate</w:t>
            </w:r>
          </w:p>
          <w:p>
            <w:pPr>
              <w:pStyle w:val="Program"/>
              <w:rPr/>
            </w:pPr>
            <w:r>
              <w:rPr/>
              <w:tab/>
              <w:tab/>
              <w:t>}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u w:val="single"/>
              </w:rPr>
              <w:t>GPIOA</w:t>
            </w:r>
            <w:r>
              <w:rPr/>
              <w:t>-&gt;</w:t>
            </w:r>
            <w:r>
              <w:rPr>
                <w:u w:val="single"/>
              </w:rPr>
              <w:t>BSRR</w:t>
            </w:r>
            <w:r>
              <w:rPr/>
              <w:t xml:space="preserve"> = (1&lt;&lt;5);</w:t>
            </w:r>
          </w:p>
          <w:p>
            <w:pPr>
              <w:pStyle w:val="Program"/>
              <w:rPr/>
            </w:pPr>
            <w:r>
              <w:rPr/>
              <w:tab/>
              <w:tab/>
              <w:t>4MHz_delay_1s ();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u w:val="single"/>
              </w:rPr>
              <w:t>GPIOA</w:t>
            </w:r>
            <w:r>
              <w:rPr/>
              <w:t>-&gt;</w:t>
            </w:r>
            <w:r>
              <w:rPr>
                <w:u w:val="single"/>
              </w:rPr>
              <w:t>BRR</w:t>
            </w:r>
            <w:r>
              <w:rPr/>
              <w:t xml:space="preserve"> = (1&lt;&lt;5);</w:t>
            </w:r>
          </w:p>
          <w:p>
            <w:pPr>
              <w:pStyle w:val="Program"/>
              <w:rPr/>
            </w:pPr>
            <w:r>
              <w:rPr/>
              <w:tab/>
              <w:tab/>
              <w:t>4MHz_delay_1s ();</w:t>
            </w:r>
          </w:p>
          <w:p>
            <w:pPr>
              <w:pStyle w:val="Program"/>
              <w:rPr/>
            </w:pPr>
            <w:r>
              <w:rPr/>
              <w:tab/>
              <w:t>}</w:t>
            </w:r>
          </w:p>
          <w:p>
            <w:pPr>
              <w:pStyle w:val="Program"/>
              <w:rPr>
                <w:color w:val="7F0055"/>
              </w:rPr>
            </w:pPr>
            <w:r>
              <w:rPr/>
              <w:t>}</w:t>
            </w:r>
          </w:p>
        </w:tc>
      </w:tr>
    </w:tbl>
    <w:p>
      <w:pPr>
        <w:pStyle w:val="Normal"/>
        <w:rPr/>
      </w:pPr>
      <w:r>
        <w:rPr/>
        <w:t xml:space="preserve">Note: </w:t>
      </w:r>
      <w:r>
        <w:rPr/>
        <w:t>有些</w:t>
      </w:r>
      <w:r>
        <w:rPr/>
        <w:t>CPU</w:t>
      </w:r>
      <w:r>
        <w:rPr/>
        <w:t>頻率設定須由</w:t>
      </w:r>
      <w:r>
        <w:rPr/>
        <w:t>PLLCLK</w:t>
      </w:r>
      <w:r>
        <w:rPr/>
        <w:t>內的倍頻器與除頻器達成，此時須將</w:t>
      </w:r>
      <w:r>
        <w:rPr/>
        <w:t>SYSCLK source</w:t>
      </w:r>
      <w:r>
        <w:rPr/>
        <w:t>改成</w:t>
      </w:r>
      <w:r>
        <w:rPr/>
        <w:t>PLLCLK</w:t>
      </w:r>
      <w:r>
        <w:rPr/>
        <w:t>並依以下流程設定</w:t>
      </w:r>
      <w:r>
        <w:rPr/>
        <w:t>RCC_PLLCFGR register</w:t>
      </w:r>
      <w:r>
        <w:rPr/>
        <w:t>設定。</w:t>
      </w:r>
    </w:p>
    <w:p>
      <w:pPr>
        <w:pStyle w:val="Normal"/>
        <w:rPr/>
      </w:pPr>
      <w:r>
        <w:rPr/>
        <w:drawing>
          <wp:inline distT="0" distB="0" distL="0" distR="2540">
            <wp:extent cx="5274310" cy="1380490"/>
            <wp:effectExtent l="0" t="0" r="0" b="0"/>
            <wp:docPr id="5" name="圖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其中</w:t>
      </w:r>
      <w:r>
        <w:rPr/>
        <w:t>PLL clock</w:t>
      </w:r>
      <w:r>
        <w:rPr/>
        <w:t>頻率計算為</w:t>
      </w:r>
      <w:r>
        <w:rPr/>
        <w:t>f(VCO clock) = f(PLL clock input) × (PLLN / PLLM)</w:t>
      </w:r>
    </w:p>
    <w:p>
      <w:pPr>
        <w:pStyle w:val="Normal"/>
        <w:rPr/>
      </w:pPr>
      <w:r>
        <w:rPr/>
        <w:t>最終可輸出給</w:t>
      </w:r>
      <w:r>
        <w:rPr/>
        <w:t>system clock</w:t>
      </w:r>
      <w:r>
        <w:rPr/>
        <w:t>頻率為</w:t>
      </w:r>
      <w:r>
        <w:rPr/>
        <w:t>f(PLL_R) = f(VCO clock) / PLLR</w:t>
      </w:r>
    </w:p>
    <w:p>
      <w:pPr>
        <w:pStyle w:val="Normal"/>
        <w:rPr/>
      </w:pPr>
      <w:ins w:id="0" w:author="Unknown Author" w:date="2017-11-28T22:53:00Z">
        <w:r>
          <w:rPr/>
        </w:r>
      </w:ins>
    </w:p>
    <w:p>
      <w:pPr>
        <w:pStyle w:val="Normal"/>
        <w:rPr/>
      </w:pPr>
      <w:ins w:id="1" w:author="Unknown Author" w:date="2017-11-28T22:53:00Z">
        <w:r>
          <w:rPr/>
        </w:r>
      </w:ins>
    </w:p>
    <w:p>
      <w:pPr>
        <w:pStyle w:val="Normal"/>
        <w:rPr/>
      </w:pPr>
      <w:ins w:id="2" w:author="Unknown Author" w:date="2017-11-28T22:53:00Z">
        <w:r>
          <w:rPr/>
        </w:r>
      </w:ins>
    </w:p>
    <w:p>
      <w:pPr>
        <w:pStyle w:val="Normal"/>
        <w:rPr/>
      </w:pPr>
      <w:ins w:id="3" w:author="Unknown Author" w:date="2017-11-28T22:53:00Z">
        <w:r>
          <w:rPr/>
          <w:drawing>
            <wp:anchor behindDoc="0" distT="0" distB="0" distL="0" distR="0" simplePos="0" locked="0" layoutInCell="1" allowOverlap="1" relativeHeight="29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1932305"/>
              <wp:effectExtent l="0" t="0" r="0" b="0"/>
              <wp:wrapSquare wrapText="largest"/>
              <wp:docPr id="6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32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>
      <w:pPr>
        <w:pStyle w:val="Normal"/>
        <w:rPr>
          <w:color w:val="000000"/>
        </w:rPr>
      </w:pPr>
      <w:ins w:id="4" w:author="Unknown Author" w:date="2017-11-28T22:53:00Z">
        <w:r>
          <w:rPr>
            <w:color w:val="000000"/>
          </w:rPr>
        </w:r>
      </w:ins>
    </w:p>
    <w:p>
      <w:pPr>
        <w:pStyle w:val="Normal"/>
        <w:widowControl/>
        <w:bidi w:val="0"/>
        <w:jc w:val="left"/>
        <w:rPr>
          <w:rFonts w:ascii="Times New Roman" w:hAnsi="Times New Roman" w:eastAsia="標楷體" w:cs="Times New Roman"/>
          <w:i w:val="false"/>
          <w:i w:val="false"/>
          <w:iCs w:val="false"/>
          <w:color w:val="000000"/>
          <w:szCs w:val="20"/>
        </w:rPr>
      </w:pPr>
      <w:ins w:id="5" w:author="Unknown Author" w:date="2017-11-28T22:55:00Z">
        <w:r>
          <w:rPr>
            <w:rFonts w:eastAsia="標楷體" w:cs="Times New Roman"/>
            <w:i w:val="false"/>
            <w:iCs w:val="false"/>
            <w:color w:val="000000"/>
            <w:szCs w:val="20"/>
          </w:rPr>
          <w:t>After these things were done, just keep looping , detcting the button input and change the state (state%5) for cycle</w:t>
        </w:r>
      </w:ins>
    </w:p>
    <w:p>
      <w:pPr>
        <w:pStyle w:val="Normal"/>
        <w:rPr/>
      </w:pPr>
      <w:ins w:id="6" w:author="Unknown Author" w:date="2017-11-28T23:02:00Z">
        <w:r>
          <w:rPr/>
        </w:r>
      </w:ins>
    </w:p>
    <w:p>
      <w:pPr>
        <w:pStyle w:val="Normal"/>
        <w:rPr/>
      </w:pPr>
      <w:ins w:id="7" w:author="Unknown Author" w:date="2017-11-28T23:02:00Z">
        <w:r>
          <w:rPr/>
          <w:t>use the following table for timer configuration</w:t>
        </w:r>
      </w:ins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1580" cy="339090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3"/>
        </w:numPr>
        <w:rPr/>
      </w:pPr>
      <w:r>
        <w:rPr/>
        <w:t>計時器</w:t>
      </w:r>
      <w:bookmarkStart w:id="2" w:name="OLE_LINK3"/>
      <w:bookmarkStart w:id="3" w:name="OLE_LINK2"/>
      <w:bookmarkEnd w:id="2"/>
      <w:bookmarkEnd w:id="3"/>
      <w:r>
        <w:rPr/>
        <w:t>(30%)</w:t>
      </w:r>
    </w:p>
    <w:p>
      <w:pPr>
        <w:pStyle w:val="Normal"/>
        <w:ind w:firstLine="480"/>
        <w:rPr/>
      </w:pPr>
      <w:r>
        <w:rPr/>
        <w:t>完成以下的</w:t>
      </w:r>
      <w:r>
        <w:rPr/>
        <w:t>main.c</w:t>
      </w:r>
      <w:r>
        <w:rPr/>
        <w:t>中的</w:t>
      </w:r>
      <w:r>
        <w:rPr/>
        <w:t>Timer_init()</w:t>
      </w:r>
      <w:r>
        <w:rPr/>
        <w:t>與</w:t>
      </w:r>
      <w:r>
        <w:rPr/>
        <w:t xml:space="preserve">Timer_start(); </w:t>
      </w:r>
      <w:r>
        <w:rPr/>
        <w:t>並使用</w:t>
      </w:r>
      <w:r>
        <w:rPr/>
        <w:t>STM32 timer</w:t>
      </w:r>
      <w:r>
        <w:rPr/>
        <w:t>實做一個計時器會從</w:t>
      </w:r>
      <w:r>
        <w:rPr/>
        <w:t>0</w:t>
      </w:r>
      <w:r>
        <w:rPr/>
        <w:t>上數</w:t>
      </w:r>
      <w:r>
        <w:rPr/>
        <w:t>(Upcounting) TIME_SEC</w:t>
      </w:r>
      <w:r>
        <w:rPr/>
        <w:t>秒的時間。顯示到小數點以下第二位，結束時</w:t>
      </w:r>
      <w:r>
        <w:rPr/>
        <w:t>7-SEG LED</w:t>
      </w:r>
      <w:r>
        <w:rPr/>
        <w:t>停留在</w:t>
      </w:r>
      <w:r>
        <w:rPr/>
        <w:t>TIME_SEC</w:t>
      </w:r>
      <w:r>
        <w:rPr/>
        <w:t>的數字。</w:t>
      </w:r>
      <w:r>
        <w:rPr/>
        <w:t>(</w:t>
      </w:r>
      <w:r>
        <w:rPr/>
        <w:t>建議使用擁用比較高</w:t>
      </w:r>
      <w:r>
        <w:rPr/>
        <w:t xml:space="preserve">counter resolution </w:t>
      </w:r>
      <w:r>
        <w:rPr/>
        <w:t>的</w:t>
      </w:r>
      <w:r>
        <w:rPr/>
        <w:t>TIM2~TIM5 timer)</w:t>
      </w:r>
      <w:r>
        <w:rPr/>
        <w:t>，請使用</w:t>
      </w:r>
      <w:r>
        <w:rPr/>
        <w:t>polling</w:t>
      </w:r>
      <w:r>
        <w:rPr/>
        <w:t xml:space="preserve">的方式取得 </w:t>
      </w:r>
      <w:r>
        <w:rPr/>
        <w:t>timer CNT register</w:t>
      </w:r>
      <w:r>
        <w:rPr/>
        <w:t>值並換算成時間顯示到</w:t>
      </w:r>
      <w:r>
        <w:rPr/>
        <w:t>7-SEG LED</w:t>
      </w:r>
      <w:r>
        <w:rPr/>
        <w:t>上。</w:t>
      </w:r>
    </w:p>
    <w:p>
      <w:pPr>
        <w:pStyle w:val="ListParagraph"/>
        <w:numPr>
          <w:ilvl w:val="1"/>
          <w:numId w:val="6"/>
        </w:numPr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≤</m:t>
        </m:r>
      </m:oMath>
      <w:r>
        <w:rPr/>
        <w:t xml:space="preserve"> </w:t>
      </w:r>
      <w:r>
        <w:rPr/>
        <w:t xml:space="preserve">TIME_SEC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≤</m:t>
        </m:r>
      </m:oMath>
      <w:r>
        <w:rPr/>
        <w:t xml:space="preserve"> 10000.00  (</w:t>
      </w:r>
      <w:r>
        <w:rPr/>
        <w:t>超過範圍請直接顯示</w:t>
      </w:r>
      <w:r>
        <w:rPr/>
        <w:t>0.00)</w:t>
      </w:r>
    </w:p>
    <w:p>
      <w:pPr>
        <w:pStyle w:val="Normal"/>
        <w:rPr/>
      </w:pPr>
      <w:r>
        <w:rPr/>
        <w:t xml:space="preserve">例如 </w:t>
      </w:r>
      <w:r>
        <w:rPr/>
        <w:t xml:space="preserve">TIME_SEC </w:t>
      </w:r>
      <w:r>
        <w:rPr/>
        <w:t>為</w:t>
      </w:r>
      <w:r>
        <w:rPr/>
        <w:t>12.7</w:t>
      </w:r>
      <w:r>
        <w:rPr/>
        <w:t>時的</w:t>
      </w:r>
      <w:r>
        <w:rPr/>
        <w:t>demo</w:t>
      </w:r>
      <w:r>
        <w:rPr/>
        <w:t>影片：</w:t>
      </w:r>
      <w:hyperlink r:id="rId8">
        <w:r>
          <w:rPr>
            <w:rStyle w:val="InternetLink"/>
            <w:rFonts w:cs="Helvetica" w:ascii="Helvetica" w:hAnsi="Helvetica"/>
            <w:sz w:val="20"/>
          </w:rPr>
          <w:t>https://goo.gl/F9hh35</w:t>
        </w:r>
      </w:hyperlink>
    </w:p>
    <w:p>
      <w:pPr>
        <w:pStyle w:val="Normal"/>
        <w:rPr>
          <w:rFonts w:ascii="標楷體" w:hAnsi="標楷體"/>
          <w:sz w:val="28"/>
        </w:rPr>
      </w:pPr>
      <w:r>
        <w:rPr/>
        <w:t>Note: 7-SEG LED</w:t>
      </w:r>
      <w:r>
        <w:rPr/>
        <w:t>驅動請利用之前</w:t>
      </w:r>
      <w:r>
        <w:rPr/>
        <w:t>Lab</w:t>
      </w:r>
      <w:r>
        <w:rPr/>
        <w:t>所實作的</w:t>
      </w:r>
      <w:r>
        <w:rPr/>
        <w:t>GPIO_init()</w:t>
      </w:r>
      <w:r>
        <w:rPr/>
        <w:t>、</w:t>
      </w:r>
      <w:r>
        <w:rPr/>
        <w:t>max7219_init()</w:t>
      </w:r>
      <w:r>
        <w:rPr/>
        <w:t>與</w:t>
      </w:r>
      <w:r>
        <w:rPr/>
        <w:t>Display ()</w:t>
      </w:r>
      <w:r>
        <w:rPr/>
        <w:t>函式呈現</w:t>
      </w:r>
      <w:r>
        <w:rPr/>
        <w:t>(</w:t>
      </w:r>
      <w:r>
        <w:rPr/>
        <w:t>須改成可呈現</w:t>
      </w:r>
      <w:r>
        <w:rPr/>
        <w:t>2</w:t>
      </w:r>
      <w:r>
        <w:rPr/>
        <w:t>個小數位</w:t>
      </w:r>
      <w:r>
        <w:rPr/>
        <w:t>)</w:t>
      </w:r>
      <w:bookmarkStart w:id="4" w:name="OLE_LINK9"/>
      <w:bookmarkStart w:id="5" w:name="OLE_LINK8"/>
      <w:bookmarkEnd w:id="4"/>
      <w:bookmarkEnd w:id="5"/>
      <w:r>
        <w:rPr/>
        <w:t>。</w:t>
      </w:r>
    </w:p>
    <w:tbl>
      <w:tblPr>
        <w:tblStyle w:val="afe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/>
            </w:pPr>
            <w:r>
              <w:rPr/>
              <w:t>main.c</w:t>
            </w:r>
          </w:p>
        </w:tc>
      </w:tr>
      <w:tr>
        <w:trPr/>
        <w:tc>
          <w:tcPr>
            <w:tcW w:w="8296" w:type="dxa"/>
            <w:tcBorders/>
            <w:shd w:fill="auto" w:val="clear"/>
            <w:tcMar>
              <w:left w:w="108" w:type="dxa"/>
            </w:tcMar>
          </w:tcPr>
          <w:p>
            <w:pPr>
              <w:pStyle w:val="Program"/>
              <w:rPr>
                <w:b/>
                <w:b/>
                <w:bCs/>
                <w:color w:val="000000" w:themeColor="text1"/>
              </w:rPr>
            </w:pPr>
            <w:r>
              <w:rPr>
                <w:b/>
                <w:bCs/>
                <w:color w:val="7F0055"/>
              </w:rPr>
              <w:t xml:space="preserve">#include </w:t>
            </w:r>
            <w:r>
              <w:rPr>
                <w:bCs/>
                <w:color w:val="000000" w:themeColor="text1"/>
              </w:rPr>
              <w:t>"stm32l476xx.h"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#define</w:t>
            </w:r>
            <w:r>
              <w:rPr/>
              <w:t xml:space="preserve"> TIME_SEC 12.70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</w:t>
            </w:r>
            <w:r>
              <w:rPr>
                <w:color w:val="444444"/>
              </w:rPr>
              <w:t>max7219_init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extern void</w:t>
            </w:r>
            <w:r>
              <w:rPr/>
              <w:t xml:space="preserve"> </w:t>
            </w:r>
            <w:r>
              <w:rPr>
                <w:color w:val="444444"/>
              </w:rPr>
              <w:t>Display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void</w:t>
            </w:r>
            <w:r>
              <w:rPr/>
              <w:t xml:space="preserve"> </w:t>
            </w:r>
            <w:r>
              <w:rPr>
                <w:b/>
                <w:bCs/>
              </w:rPr>
              <w:t>Timer_init</w:t>
            </w:r>
            <w:r>
              <w:rPr/>
              <w:t>( TIM_TypeDef *timer)</w:t>
            </w:r>
          </w:p>
          <w:p>
            <w:pPr>
              <w:pStyle w:val="Program"/>
              <w:rPr/>
            </w:pPr>
            <w:r>
              <w:rPr/>
              <w:t>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Initialize timer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void</w:t>
            </w:r>
            <w:r>
              <w:rPr/>
              <w:t xml:space="preserve"> </w:t>
            </w:r>
            <w:r>
              <w:rPr>
                <w:b/>
                <w:bCs/>
              </w:rPr>
              <w:t>Timer_start</w:t>
            </w:r>
            <w:r>
              <w:rPr/>
              <w:t>(TIM_TypeDef *timer){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start timer and show the time on the 7-SEG LED.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b/>
                <w:bCs/>
                <w:color w:val="7F0055"/>
              </w:rPr>
              <w:t>int</w:t>
            </w:r>
            <w:r>
              <w:rPr/>
              <w:t xml:space="preserve"> </w:t>
            </w:r>
            <w:r>
              <w:rPr>
                <w:b/>
                <w:bCs/>
              </w:rPr>
              <w:t>main</w:t>
            </w:r>
            <w:r>
              <w:rPr/>
              <w:t>()</w:t>
            </w:r>
          </w:p>
          <w:p>
            <w:pPr>
              <w:pStyle w:val="Program"/>
              <w:rPr/>
            </w:pPr>
            <w:r>
              <w:rPr/>
              <w:t>{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GPIO_init();</w:t>
            </w:r>
          </w:p>
          <w:p>
            <w:pPr>
              <w:pStyle w:val="Program"/>
              <w:ind w:firstLine="300"/>
              <w:rPr/>
            </w:pPr>
            <w:r>
              <w:rPr>
                <w:color w:val="444444"/>
              </w:rPr>
              <w:t>max7219_init</w:t>
            </w:r>
            <w:r>
              <w:rPr/>
              <w:t>();</w:t>
            </w:r>
          </w:p>
          <w:p>
            <w:pPr>
              <w:pStyle w:val="Program"/>
              <w:rPr/>
            </w:pPr>
            <w:r>
              <w:rPr/>
              <w:tab/>
              <w:t>Timer_init();</w:t>
            </w:r>
          </w:p>
          <w:p>
            <w:pPr>
              <w:pStyle w:val="Program"/>
              <w:rPr/>
            </w:pPr>
            <w:r>
              <w:rPr/>
              <w:tab/>
              <w:t>Timer_start();</w:t>
            </w:r>
          </w:p>
          <w:p>
            <w:pPr>
              <w:pStyle w:val="Program"/>
              <w:rPr/>
            </w:pPr>
            <w:r>
              <w:rPr/>
              <w:tab/>
            </w:r>
            <w:r>
              <w:rPr>
                <w:b/>
                <w:bCs/>
                <w:color w:val="7F0055"/>
              </w:rPr>
              <w:t>while</w:t>
            </w:r>
            <w:r>
              <w:rPr/>
              <w:t>(1)</w:t>
            </w:r>
          </w:p>
          <w:p>
            <w:pPr>
              <w:pStyle w:val="Program"/>
              <w:rPr/>
            </w:pPr>
            <w:r>
              <w:rPr/>
              <w:tab/>
              <w:t>{</w:t>
            </w:r>
          </w:p>
          <w:p>
            <w:pPr>
              <w:pStyle w:val="Program"/>
              <w:rPr/>
            </w:pPr>
            <w:r>
              <w:rPr/>
              <w:tab/>
              <w:tab/>
            </w:r>
            <w:r>
              <w:rPr>
                <w:color w:val="3F7F5F"/>
              </w:rPr>
              <w:t>//</w:t>
            </w:r>
            <w:r>
              <w:rPr>
                <w:b/>
                <w:bCs/>
                <w:color w:val="7F9FBF"/>
              </w:rPr>
              <w:t>TODO</w:t>
            </w:r>
            <w:r>
              <w:rPr>
                <w:color w:val="3F7F5F"/>
              </w:rPr>
              <w:t>: Polling the timer count and do lab requirements</w:t>
            </w:r>
          </w:p>
          <w:p>
            <w:pPr>
              <w:pStyle w:val="Program"/>
              <w:rPr/>
            </w:pPr>
            <w:r>
              <w:rPr/>
              <w:tab/>
              <w:t>}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>
                <w:b/>
                <w:b/>
                <w:color w:val="7F0055"/>
              </w:rPr>
            </w:pPr>
            <w:r>
              <w:rPr>
                <w:b/>
                <w:color w:val="7F0055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ins w:id="8" w:author="Unknown Author" w:date="2017-11-28T23:17:00Z">
        <w:r>
          <w:drawing>
            <wp:anchor behindDoc="0" distT="0" distB="0" distL="0" distR="0" simplePos="0" locked="0" layoutInCell="1" allowOverlap="1" relativeHeight="31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2361565"/>
              <wp:effectExtent l="0" t="0" r="0" b="0"/>
              <wp:wrapSquare wrapText="largest"/>
              <wp:docPr id="8" name="Image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361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9" w:author="Unknown Author" w:date="2017-11-28T23:17:00Z">
        <w:r>
          <w:rPr/>
          <w:t>CR1 turned on as the count up mode</w:t>
        </w:r>
      </w:ins>
      <w:ins w:id="10" w:author="Unknown Author" w:date="2017-11-28T23:18:00Z">
        <w:r>
          <w:rPr/>
          <w:t xml:space="preserve">, set the prescalar to 39999 symbolizes that every 40000 cpu cycle we have to count up the counter by one. </w:t>
        </w:r>
      </w:ins>
      <w:ins w:id="11" w:author="Unknown Author" w:date="2017-11-28T23:19:00Z">
        <w:r>
          <w:rPr/>
          <w:t>And ARR be 99 means that as long as counter exceeds 99 , reload the value, so we may divide one second in 100 part, that we</w:t>
        </w:r>
      </w:ins>
      <w:ins w:id="12" w:author="Unknown Author" w:date="2017-11-28T23:20:00Z">
        <w:r>
          <w:rPr/>
          <w:t xml:space="preserve"> can satisfy the time precision.</w:t>
        </w:r>
      </w:ins>
    </w:p>
    <w:p>
      <w:pPr>
        <w:pStyle w:val="Normal"/>
        <w:rPr/>
      </w:pPr>
      <w:ins w:id="13" w:author="Unknown Author" w:date="2017-11-28T23:20:00Z">
        <w:r>
          <w:rPr/>
        </w:r>
      </w:ins>
    </w:p>
    <w:p>
      <w:pPr>
        <w:pStyle w:val="Normal"/>
        <w:rPr/>
      </w:pPr>
      <w:ins w:id="14" w:author="Unknown Author" w:date="2017-11-28T23:20:00Z">
        <w:r>
          <w:drawing>
            <wp:anchor behindDoc="0" distT="0" distB="0" distL="0" distR="0" simplePos="0" locked="0" layoutInCell="1" allowOverlap="1" relativeHeight="3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805180"/>
              <wp:effectExtent l="0" t="0" r="0" b="0"/>
              <wp:wrapSquare wrapText="largest"/>
              <wp:docPr id="9" name="Image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805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5" w:author="Unknown Author" w:date="2017-11-28T23:20:00Z">
        <w:r>
          <w:rPr/>
          <w:t>Of the interrupt mode for start counting since once the counter over</w:t>
        </w:r>
      </w:ins>
      <w:ins w:id="16" w:author="Unknown Author" w:date="2017-11-28T23:21:00Z">
        <w:r>
          <w:rPr/>
          <w:t>flows, the SR_UIF is triggered.</w:t>
        </w:r>
      </w:ins>
    </w:p>
    <w:p>
      <w:pPr>
        <w:pStyle w:val="Normal"/>
        <w:rPr/>
      </w:pPr>
      <w:ins w:id="17" w:author="Unknown Author" w:date="2017-11-28T23:21:00Z">
        <w:r>
          <w:rPr/>
        </w:r>
      </w:ins>
    </w:p>
    <w:p>
      <w:pPr>
        <w:pStyle w:val="Normal"/>
        <w:rPr/>
      </w:pPr>
      <w:ins w:id="18" w:author="Unknown Author" w:date="2017-11-28T23:22:00Z">
        <w:r>
          <w:drawing>
            <wp:anchor behindDoc="0" distT="0" distB="0" distL="0" distR="0" simplePos="0" locked="0" layoutInCell="1" allowOverlap="1" relativeHeight="33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274310" cy="1744980"/>
              <wp:effectExtent l="0" t="0" r="0" b="0"/>
              <wp:wrapSquare wrapText="largest"/>
              <wp:docPr id="10" name="Image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744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9" w:author="Unknown Author" w:date="2017-11-28T23:22:00Z">
        <w:r>
          <w:rPr/>
          <w:t xml:space="preserve">If the status register lsb is triggered, symbolizes that </w:t>
        </w:r>
      </w:ins>
      <w:ins w:id="20" w:author="Unknown Author" w:date="2017-11-28T23:23:00Z">
        <w:r>
          <w:rPr/>
          <w:t xml:space="preserve">the counter has </w:t>
        </w:r>
      </w:ins>
      <w:ins w:id="21" w:author="Unknown Author" w:date="2017-11-28T23:23:00Z">
        <w:r>
          <w:rPr>
            <w:rFonts w:eastAsia="標楷體" w:cs="Times New Roman"/>
            <w:i w:val="false"/>
            <w:iCs w:val="false"/>
            <w:szCs w:val="20"/>
            <w:u w:val="none"/>
          </w:rPr>
          <w:t>overflowed-→one</w:t>
        </w:r>
      </w:ins>
      <w:ins w:id="22" w:author="Unknown Author" w:date="2017-11-28T23:23:00Z">
        <w:r>
          <w:rPr/>
          <w:t xml:space="preserve"> second has reached, so just upcount the counter by one.</w:t>
        </w:r>
      </w:ins>
    </w:p>
    <w:p>
      <w:pPr>
        <w:pStyle w:val="Normal"/>
        <w:rPr/>
      </w:pPr>
      <w:ins w:id="23" w:author="Unknown Author" w:date="2017-11-28T23:23:00Z">
        <w:r>
          <w:rPr/>
          <w:t xml:space="preserve">And reset the </w:t>
        </w:r>
      </w:ins>
      <w:ins w:id="24" w:author="Unknown Author" w:date="2017-11-28T23:24:00Z">
        <w:r>
          <w:rPr>
            <w:rFonts w:eastAsia="標楷體" w:cs="Times New Roman"/>
            <w:i w:val="false"/>
            <w:iCs w:val="false"/>
            <w:szCs w:val="20"/>
            <w:u w:val="none"/>
          </w:rPr>
          <w:t>UIF(TIM2→SR&amp;=</w:t>
        </w:r>
      </w:ins>
      <w:ins w:id="25" w:author="Unknown Author" w:date="2017-11-28T23:24:00Z">
        <w:r>
          <w:rPr/>
          <w:t xml:space="preserve"> ~(TIM_SR_UIF)) to make counter run again</w:t>
        </w:r>
      </w:ins>
      <w:ins w:id="26" w:author="Unknown Author" w:date="2017-11-28T23:26:00Z">
        <w:r>
          <w:rPr/>
          <w:t>.</w:t>
        </w:r>
      </w:ins>
    </w:p>
    <w:p>
      <w:pPr>
        <w:pStyle w:val="Normal"/>
        <w:rPr/>
      </w:pPr>
      <w:ins w:id="27" w:author="Unknown Author" w:date="2017-11-28T23:26:00Z">
        <w:r>
          <w:rPr/>
        </w:r>
      </w:ins>
    </w:p>
    <w:p>
      <w:pPr>
        <w:pStyle w:val="Normal"/>
        <w:rPr/>
      </w:pPr>
      <w:ins w:id="28" w:author="Unknown Author" w:date="2017-11-28T23:26:00Z">
        <w:r>
          <w:rPr/>
          <w:t xml:space="preserve">We may also use the </w:t>
        </w:r>
      </w:ins>
      <w:ins w:id="29" w:author="Unknown Author" w:date="2017-11-28T23:26:00Z">
        <w:r>
          <w:rPr>
            <w:rFonts w:eastAsia="標楷體" w:cs="Times New Roman"/>
            <w:i w:val="false"/>
            <w:iCs w:val="false"/>
            <w:szCs w:val="20"/>
            <w:u w:val="none"/>
          </w:rPr>
          <w:t>TIM2→CNT</w:t>
        </w:r>
      </w:ins>
      <w:ins w:id="30" w:author="Unknown Author" w:date="2017-11-28T23:26:00Z">
        <w:r>
          <w:rPr/>
          <w:t xml:space="preserve"> to fetch value of current counter.</w:t>
        </w:r>
      </w:ins>
    </w:p>
    <w:p>
      <w:pPr>
        <w:pStyle w:val="Normal"/>
        <w:rPr/>
      </w:pPr>
      <w:ins w:id="31" w:author="Unknown Author" w:date="2017-11-28T23:27:00Z">
        <w:r>
          <w:rPr/>
          <w:t>Once the target time has reached, just halted there and display the target time for correctness.</w:t>
        </w:r>
      </w:ins>
      <w:r>
        <w:br w:type="page"/>
      </w:r>
    </w:p>
    <w:p>
      <w:pPr>
        <w:pStyle w:val="Heading2"/>
        <w:numPr>
          <w:ilvl w:val="1"/>
          <w:numId w:val="3"/>
        </w:numPr>
        <w:rPr/>
      </w:pPr>
      <w:r>
        <w:rPr/>
        <w:t>Music keypad(35%)</w:t>
      </w:r>
    </w:p>
    <w:p>
      <w:pPr>
        <w:pStyle w:val="Normal"/>
        <w:ind w:firstLine="480"/>
        <w:rPr/>
      </w:pPr>
      <w:r>
        <w:rPr/>
        <w:t>蜂鳴器分為有源</w:t>
      </w:r>
      <w:r>
        <w:rPr/>
        <w:t>(</w:t>
      </w:r>
      <w:r>
        <w:rPr/>
        <w:t>自激式</w:t>
      </w:r>
      <w:r>
        <w:rPr/>
        <w:t>)</w:t>
      </w:r>
      <w:r>
        <w:rPr/>
        <w:t>蜂鳴器和無源</w:t>
      </w:r>
      <w:r>
        <w:rPr/>
        <w:t>(</w:t>
      </w:r>
      <w:r>
        <w:rPr/>
        <w:t>他激式</w:t>
      </w:r>
      <w:r>
        <w:rPr/>
        <w:t>)</w:t>
      </w:r>
      <w:r>
        <w:rPr/>
        <w:t>蜂鳴器。有源蜂鳴器將驅動電路直接設計到蜂鳴器中，因此只需提供直流電壓就可以發出聲音，但其缺點是聲音的頻率無法更改。無源蜂鳴器外部需提供震盪波形才會發出聲音，其聲音的頻率就是輸入波的頻率。我們這次</w:t>
      </w:r>
      <w:r>
        <w:rPr/>
        <w:t>LAB</w:t>
      </w:r>
      <w:r>
        <w:rPr/>
        <w:t>使用的是無源蜂鳴器。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484370" cy="866140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4483800" cy="865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68.2pt;width:353pt;height:68.1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w:drawing>
          <wp:inline distT="0" distB="7620" distL="0" distR="7620">
            <wp:extent cx="5669280" cy="1040130"/>
            <wp:effectExtent l="0" t="0" r="0" b="0"/>
            <wp:docPr id="12" name="圖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蜂鳴器的</w:t>
      </w:r>
      <w:r>
        <w:rPr/>
        <w:t>VCC</w:t>
      </w:r>
      <w:r>
        <w:rPr/>
        <w:t>接</w:t>
      </w:r>
      <w:r>
        <w:rPr/>
        <w:t>3.3V</w:t>
      </w:r>
      <w:r>
        <w:rPr/>
        <w:t>、</w:t>
      </w:r>
      <w:r>
        <w:rPr/>
        <w:t>GND</w:t>
      </w:r>
      <w:r>
        <w:rPr/>
        <w:t>接</w:t>
      </w:r>
      <w:r>
        <w:rPr/>
        <w:t>GND</w:t>
      </w:r>
      <w:r>
        <w:rPr/>
        <w:t>、</w:t>
      </w:r>
      <w:r>
        <w:rPr/>
        <w:t>IN</w:t>
      </w:r>
      <w:r>
        <w:rPr/>
        <w:t>接</w:t>
      </w:r>
      <w:r>
        <w:rPr/>
        <w:t>GPIO</w:t>
      </w:r>
      <w:r>
        <w:rPr/>
        <w:t>腳位。</w:t>
      </w:r>
    </w:p>
    <w:p>
      <w:pPr>
        <w:pStyle w:val="Normal"/>
        <w:rPr/>
      </w:pPr>
      <w:r>
        <w:rPr/>
        <w:t>請</w:t>
      </w:r>
      <w:r>
        <w:rPr>
          <w:color w:val="FF0000"/>
        </w:rPr>
        <w:t>利用</w:t>
      </w:r>
      <w:r>
        <w:rPr>
          <w:color w:val="FF0000"/>
        </w:rPr>
        <w:t>timer</w:t>
      </w:r>
      <w:r>
        <w:rPr>
          <w:color w:val="FF0000"/>
        </w:rPr>
        <w:t>產生並輸出</w:t>
      </w:r>
      <w:r>
        <w:rPr>
          <w:color w:val="FF0000"/>
        </w:rPr>
        <w:t>Duty cycle</w:t>
      </w:r>
      <w:r>
        <w:rPr>
          <w:color w:val="FF0000"/>
        </w:rPr>
        <w:t>為</w:t>
      </w:r>
      <w:r>
        <w:rPr>
          <w:b/>
          <w:color w:val="FF0000"/>
        </w:rPr>
        <w:t>50%</w:t>
      </w:r>
      <w:r>
        <w:rPr>
          <w:b/>
          <w:color w:val="FF0000"/>
        </w:rPr>
        <w:t>的</w:t>
      </w:r>
      <w:r>
        <w:rPr>
          <w:b/>
          <w:color w:val="FF0000"/>
        </w:rPr>
        <w:t>PWM</w:t>
      </w:r>
      <w:r>
        <w:rPr>
          <w:b/>
          <w:color w:val="FF0000"/>
        </w:rPr>
        <w:t>訊號</w:t>
      </w:r>
      <w:r>
        <w:rPr>
          <w:color w:val="000000" w:themeColor="text1"/>
        </w:rPr>
        <w:t>，並以</w:t>
      </w:r>
      <w:r>
        <w:rPr>
          <w:color w:val="000000" w:themeColor="text1"/>
        </w:rPr>
        <w:t>Lab6</w:t>
      </w:r>
      <w:r>
        <w:rPr>
          <w:color w:val="000000" w:themeColor="text1"/>
        </w:rPr>
        <w:t>中的</w:t>
      </w:r>
      <w:r>
        <w:rPr>
          <w:color w:val="000000" w:themeColor="text1"/>
        </w:rPr>
        <w:t>keypad</w:t>
      </w:r>
      <w:r>
        <w:rPr>
          <w:color w:val="000000" w:themeColor="text1"/>
        </w:rPr>
        <w:t>為鍵盤，當使用者在</w:t>
      </w:r>
      <w:r>
        <w:rPr/>
        <w:t>按下不同</w:t>
      </w:r>
      <w:r>
        <w:rPr/>
        <w:t>keypad</w:t>
      </w:r>
      <w:r>
        <w:rPr/>
        <w:t>按鍵時產生特定頻率</w:t>
      </w:r>
      <w:r>
        <w:rPr/>
        <w:t>(</w:t>
      </w:r>
      <w:r>
        <w:rPr/>
        <w:t>參考下表</w:t>
      </w:r>
      <w:r>
        <w:rPr/>
        <w:t>)</w:t>
      </w:r>
      <w:r>
        <w:rPr/>
        <w:t>的</w:t>
      </w:r>
      <w:r>
        <w:rPr/>
        <w:t>PWM</w:t>
      </w:r>
      <w:r>
        <w:rPr/>
        <w:t>方波給蜂鳴器，沒按鍵或按到沒功能的鍵時請不要發出聲音。本次實驗會需要設定</w:t>
      </w:r>
      <w:r>
        <w:rPr/>
        <w:t>GPIOx_AFRH</w:t>
      </w:r>
      <w:r>
        <w:rPr/>
        <w:t>、</w:t>
      </w:r>
      <w:r>
        <w:rPr/>
        <w:t>GPIOx_AFRL</w:t>
      </w:r>
      <w:r>
        <w:rPr/>
        <w:t>、</w:t>
      </w:r>
      <w:r>
        <w:rPr/>
        <w:t>TIMx_CCER</w:t>
      </w:r>
      <w:r>
        <w:rPr/>
        <w:t>、</w:t>
      </w:r>
      <w:r>
        <w:rPr/>
        <w:t>TIMx_CCMR1</w:t>
      </w:r>
      <w:r>
        <w:rPr/>
        <w:t>、</w:t>
      </w:r>
      <w:r>
        <w:rPr/>
        <w:t>TIMx_CCR1…</w:t>
      </w:r>
      <w:r>
        <w:rPr/>
        <w:t>等</w:t>
      </w:r>
      <w:r>
        <w:rPr/>
        <w:t>registers</w:t>
      </w:r>
      <w:r>
        <w:rPr/>
        <w:t>。</w:t>
      </w:r>
    </w:p>
    <w:p>
      <w:pPr>
        <w:pStyle w:val="Normal"/>
        <w:rPr/>
      </w:pPr>
      <w:r>
        <w:rPr/>
        <w:t xml:space="preserve">Note: </w:t>
      </w:r>
      <w:r>
        <w:rPr/>
        <w:t>參考</w:t>
      </w:r>
      <w:hyperlink r:id="rId14">
        <w:r>
          <w:rPr>
            <w:rStyle w:val="InternetLink"/>
          </w:rPr>
          <w:t>RM0351 Reference manual</w:t>
        </w:r>
      </w:hyperlink>
      <w:r>
        <w:rPr/>
        <w:t>瞭解這些</w:t>
      </w:r>
      <w:r>
        <w:rPr/>
        <w:t>register</w:t>
      </w:r>
      <w:r>
        <w:rPr/>
        <w:t>的功能完成此次實驗。並利用</w:t>
      </w:r>
      <w:hyperlink r:id="rId15">
        <w:r>
          <w:rPr>
            <w:rStyle w:val="InternetLink"/>
          </w:rPr>
          <w:t>STM32L476xx</w:t>
        </w:r>
      </w:hyperlink>
      <w:r>
        <w:rPr/>
        <w:t>找到</w:t>
      </w:r>
      <w:r>
        <w:rPr/>
        <w:t>timer channel</w:t>
      </w:r>
      <w:r>
        <w:rPr/>
        <w:t>所對應的腳位。</w:t>
      </w:r>
    </w:p>
    <w:tbl>
      <w:tblPr>
        <w:tblStyle w:val="afe"/>
        <w:tblW w:w="3824" w:type="dxa"/>
        <w:jc w:val="left"/>
        <w:tblInd w:w="2235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64"/>
        <w:gridCol w:w="765"/>
        <w:gridCol w:w="765"/>
        <w:gridCol w:w="765"/>
        <w:gridCol w:w="765"/>
      </w:tblGrid>
      <w:tr>
        <w:trPr>
          <w:trHeight w:val="506" w:hRule="atLeast"/>
        </w:trPr>
        <w:tc>
          <w:tcPr>
            <w:tcW w:w="764" w:type="dxa"/>
            <w:tcBorders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>
              <w:left w:val="double" w:sz="4" w:space="0" w:color="00000A"/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X0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X1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X2</w:t>
            </w:r>
          </w:p>
        </w:tc>
        <w:tc>
          <w:tcPr>
            <w:tcW w:w="765" w:type="dxa"/>
            <w:tcBorders>
              <w:bottom w:val="double" w:sz="4" w:space="0" w:color="00000A"/>
              <w:insideH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X3</w:t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top w:val="double" w:sz="4" w:space="0" w:color="00000A"/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Y0</w:t>
            </w:r>
          </w:p>
        </w:tc>
        <w:tc>
          <w:tcPr>
            <w:tcW w:w="765" w:type="dxa"/>
            <w:tcBorders>
              <w:top w:val="double" w:sz="4" w:space="0" w:color="00000A"/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Do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Re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Mi</w:t>
            </w:r>
          </w:p>
        </w:tc>
        <w:tc>
          <w:tcPr>
            <w:tcW w:w="765" w:type="dxa"/>
            <w:tcBorders>
              <w:top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Y1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Fa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So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La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Y2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Si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HDo</w:t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490" w:hRule="atLeast"/>
        </w:trPr>
        <w:tc>
          <w:tcPr>
            <w:tcW w:w="764" w:type="dxa"/>
            <w:tcBorders>
              <w:right w:val="double" w:sz="4" w:space="0" w:color="00000A"/>
              <w:insideV w:val="doub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Y3</w:t>
            </w:r>
          </w:p>
        </w:tc>
        <w:tc>
          <w:tcPr>
            <w:tcW w:w="765" w:type="dxa"/>
            <w:tcBorders>
              <w:left w:val="double" w:sz="4" w:space="0" w:color="00000A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765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/>
      </w:pPr>
      <w:r>
        <w:rPr/>
        <w:t xml:space="preserve">Keypad </w:t>
      </w:r>
      <w:r>
        <w:rPr/>
        <w:t>對應音名</w:t>
      </w:r>
    </w:p>
    <w:tbl>
      <w:tblPr>
        <w:tblStyle w:val="afe"/>
        <w:tblW w:w="829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271"/>
        <w:gridCol w:w="877"/>
        <w:gridCol w:w="878"/>
        <w:gridCol w:w="878"/>
        <w:gridCol w:w="878"/>
        <w:gridCol w:w="878"/>
        <w:gridCol w:w="878"/>
        <w:gridCol w:w="877"/>
        <w:gridCol w:w="881"/>
      </w:tblGrid>
      <w:tr>
        <w:trPr/>
        <w:tc>
          <w:tcPr>
            <w:tcW w:w="12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音名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Do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Re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Mi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Fa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So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La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Si</w:t>
            </w:r>
          </w:p>
        </w:tc>
        <w:tc>
          <w:tcPr>
            <w:tcW w:w="88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HDo</w:t>
            </w:r>
          </w:p>
        </w:tc>
      </w:tr>
      <w:tr>
        <w:trPr/>
        <w:tc>
          <w:tcPr>
            <w:tcW w:w="12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頻率</w:t>
            </w:r>
            <w:r>
              <w:rPr/>
              <w:t>(Hz)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261.6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293.7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329.6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349.2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392.0</w:t>
            </w:r>
          </w:p>
        </w:tc>
        <w:tc>
          <w:tcPr>
            <w:tcW w:w="87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440.0</w:t>
            </w:r>
          </w:p>
        </w:tc>
        <w:tc>
          <w:tcPr>
            <w:tcW w:w="8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493.9</w:t>
            </w:r>
          </w:p>
        </w:tc>
        <w:tc>
          <w:tcPr>
            <w:tcW w:w="88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523.3</w:t>
            </w:r>
          </w:p>
        </w:tc>
      </w:tr>
    </w:tbl>
    <w:p>
      <w:pPr>
        <w:pStyle w:val="Normal"/>
        <w:jc w:val="center"/>
        <w:rPr/>
      </w:pPr>
      <w:r>
        <w:rPr/>
        <w:t>音名頻率對應表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GPIO Pin</w:t>
      </w:r>
      <w:r>
        <w:rPr/>
        <w:t>設為</w:t>
      </w:r>
      <w:r>
        <w:rPr/>
        <w:t>PWM output</w:t>
      </w:r>
      <w:r>
        <w:rPr/>
        <w:t>時需設定為</w:t>
      </w:r>
      <w:r>
        <w:rPr/>
        <w:t>alternate function(AF) Mode</w:t>
      </w:r>
      <w:r>
        <w:rPr/>
        <w:t>，並根據</w:t>
      </w:r>
      <w:del w:id="32" w:author="chialin LIU" w:date="2017-11-26T21:51:00Z">
        <w:r>
          <w:rPr/>
          <w:delText>根據</w:delText>
        </w:r>
      </w:del>
      <w:r>
        <w:rPr/>
        <w:t>所對應使用的</w:t>
      </w:r>
      <w:r>
        <w:rPr/>
        <w:t>timer</w:t>
      </w:r>
      <w:r>
        <w:rPr/>
        <w:t>設定</w:t>
      </w:r>
      <w:r>
        <w:rPr/>
        <w:t>AFRH</w:t>
      </w:r>
      <w:r>
        <w:rPr/>
        <w:t>與</w:t>
      </w:r>
      <w:r>
        <w:rPr/>
        <w:t>AFRL register</w:t>
      </w:r>
      <w:r>
        <w:rPr/>
        <w:t>，設定方式細節請參考</w:t>
      </w:r>
      <w:r>
        <w:rPr/>
        <w:t>reference manual</w:t>
      </w:r>
      <w:r>
        <w:rPr/>
        <w:t>與</w:t>
      </w:r>
      <w:r>
        <w:rPr/>
        <w:t>datasheet</w:t>
      </w:r>
      <w:r>
        <w:rPr/>
        <w:t>。</w:t>
      </w:r>
    </w:p>
    <w:p>
      <w:pPr>
        <w:pStyle w:val="Normal"/>
        <w:jc w:val="center"/>
        <w:rPr/>
      </w:pPr>
      <w:r>
        <w:rPr/>
        <w:drawing>
          <wp:inline distT="0" distB="0" distL="0" distR="9525">
            <wp:extent cx="2981960" cy="3620770"/>
            <wp:effectExtent l="0" t="0" r="0" b="0"/>
            <wp:docPr id="14" name="圖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 wp14:anchorId="49882BB7">
                <wp:simplePos x="0" y="0"/>
                <wp:positionH relativeFrom="column">
                  <wp:posOffset>2362835</wp:posOffset>
                </wp:positionH>
                <wp:positionV relativeFrom="paragraph">
                  <wp:posOffset>26670</wp:posOffset>
                </wp:positionV>
                <wp:extent cx="1702435" cy="700405"/>
                <wp:effectExtent l="0" t="0" r="13335" b="24765"/>
                <wp:wrapNone/>
                <wp:docPr id="13" name="圓角矩形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720" cy="699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/>
      </w:pPr>
      <w:r>
        <w:rPr/>
        <w:t>PortB AF mode selection table</w:t>
      </w:r>
    </w:p>
    <w:p>
      <w:pPr>
        <w:pStyle w:val="Normal"/>
        <w:rPr/>
      </w:pPr>
      <w:r>
        <w:rPr/>
        <w:t>範例：</w:t>
      </w:r>
      <w:hyperlink r:id="rId17">
        <w:r>
          <w:rPr>
            <w:rStyle w:val="InternetLink"/>
            <w:rFonts w:cs="Helvetica" w:ascii="Helvetica" w:hAnsi="Helvetica"/>
            <w:sz w:val="20"/>
          </w:rPr>
          <w:t>https://goo.gl/4MuIFv</w:t>
        </w:r>
      </w:hyperlink>
    </w:p>
    <w:tbl>
      <w:tblPr>
        <w:tblStyle w:val="afe"/>
        <w:tblpPr w:bottomFromText="0" w:horzAnchor="margin" w:leftFromText="180" w:rightFromText="180" w:tblpX="0" w:tblpY="220" w:topFromText="0" w:vertAnchor="text"/>
        <w:tblW w:w="8296" w:type="dxa"/>
        <w:jc w:val="left"/>
        <w:tblInd w:w="108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  <w:tcMar>
              <w:left w:w="103" w:type="dxa"/>
            </w:tcMar>
          </w:tcPr>
          <w:p>
            <w:pPr>
              <w:pStyle w:val="Program"/>
              <w:rPr/>
            </w:pPr>
            <w:r>
              <w:rPr>
                <w:color w:val="7F0055"/>
              </w:rPr>
              <w:t>extern void</w:t>
            </w:r>
            <w:r>
              <w:rPr/>
              <w:t xml:space="preserve"> GPIO_init();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GPIO_init_AF(){</w:t>
            </w:r>
          </w:p>
          <w:p>
            <w:pPr>
              <w:pStyle w:val="Program"/>
              <w:rPr/>
            </w:pPr>
            <w:r>
              <w:rPr/>
              <w:t>//TODO: Initial GPIO pin as alternate function for buzzer. You can choose to use C or assembly to finish this function.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Timer_init(){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Initialize timer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void</w:t>
            </w:r>
            <w:r>
              <w:rPr/>
              <w:t xml:space="preserve"> PWM_channel_init(){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Initialize timer PWM channel</w:t>
            </w:r>
          </w:p>
          <w:p>
            <w:pPr>
              <w:pStyle w:val="Program"/>
              <w:rPr/>
            </w:pPr>
            <w:r>
              <w:rPr/>
              <w:t>}</w:t>
            </w:r>
          </w:p>
          <w:p>
            <w:pPr>
              <w:pStyle w:val="Program"/>
              <w:rPr/>
            </w:pPr>
            <w:r>
              <w:rPr>
                <w:color w:val="7F0055"/>
              </w:rPr>
              <w:t>int</w:t>
            </w:r>
            <w:r>
              <w:rPr/>
              <w:t xml:space="preserve"> main(){</w:t>
            </w:r>
          </w:p>
          <w:p>
            <w:pPr>
              <w:pStyle w:val="Program"/>
              <w:rPr/>
            </w:pPr>
            <w:r>
              <w:rPr/>
              <w:tab/>
              <w:t>GPIO_init();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GPIO_init_AF();</w:t>
            </w:r>
          </w:p>
          <w:p>
            <w:pPr>
              <w:pStyle w:val="Program"/>
              <w:rPr/>
            </w:pPr>
            <w:r>
              <w:rPr/>
              <w:tab/>
              <w:t>Timer_init();</w:t>
            </w:r>
          </w:p>
          <w:p>
            <w:pPr>
              <w:pStyle w:val="Program"/>
              <w:rPr/>
            </w:pPr>
            <w:r>
              <w:rPr/>
              <w:t xml:space="preserve">   </w:t>
            </w:r>
            <w:r>
              <w:rPr/>
              <w:t>PWM_channel_init();</w:t>
            </w:r>
          </w:p>
          <w:p>
            <w:pPr>
              <w:pStyle w:val="Program"/>
              <w:rPr/>
            </w:pPr>
            <w:r>
              <w:rPr/>
              <w:t xml:space="preserve">    </w:t>
            </w:r>
            <w:r>
              <w:rPr/>
              <w:t>//TODO: Scan the keypad and use PWM to send the corresponding frequency square wave to buzzer.</w:t>
            </w:r>
          </w:p>
          <w:p>
            <w:pPr>
              <w:pStyle w:val="Program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Helvetica" w:hAnsi="Helvetica" w:cs="Helvetica"/>
          <w:color w:val="444444"/>
          <w:sz w:val="20"/>
        </w:rPr>
      </w:pPr>
      <w:ins w:id="33" w:author="chialin LIU" w:date="2017-11-28T22:17:00Z">
        <w:r>
          <w:rPr>
            <w:rFonts w:ascii="Helvetica" w:hAnsi="Helvetica" w:cs="Helvetica"/>
            <w:color w:val="444444"/>
            <w:sz w:val="20"/>
          </w:rPr>
          <w:t>第三題主要分為以下幾個部分</w:t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17:00Z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  <w:t>K</w:t>
      </w:r>
      <w:ins w:id="34" w:author="chialin LIU" w:date="2017-11-28T22:17:00Z">
        <w:r>
          <w:rPr>
            <w:rFonts w:cs="Helvetica" w:ascii="Helvetica" w:hAnsi="Helvetica"/>
            <w:color w:val="444444"/>
            <w:sz w:val="20"/>
          </w:rPr>
          <w:t>eypad_</w:t>
        </w:r>
      </w:ins>
      <w:ins w:id="35" w:author="chialin LIU" w:date="2017-11-28T22:17:00Z">
        <w:r>
          <w:rPr>
            <w:rFonts w:cs="Helvetica" w:ascii="Helvetica" w:hAnsi="Helvetica"/>
            <w:color w:val="444444"/>
            <w:sz w:val="20"/>
          </w:rPr>
          <w:t>init</w:t>
        </w:r>
      </w:ins>
      <w:ins w:id="36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37" w:author="chialin LIU" w:date="2017-11-28T22:19:00Z">
        <w:r>
          <w:rPr>
            <w:rFonts w:cs="Helvetica" w:ascii="Helvetica" w:hAnsi="Helvetica"/>
            <w:color w:val="444444"/>
            <w:sz w:val="20"/>
          </w:rPr>
          <w:br/>
        </w:r>
      </w:ins>
      <w:ins w:id="38" w:author="chialin LIU" w:date="2017-11-28T22:19:00Z">
        <w:r>
          <w:rPr>
            <w:rFonts w:ascii="Helvetica" w:hAnsi="Helvetica" w:cs="Helvetica"/>
            <w:color w:val="444444"/>
            <w:sz w:val="20"/>
          </w:rPr>
          <w:t>這個部分主要</w:t>
        </w:r>
      </w:ins>
      <w:ins w:id="39" w:author="chialin LIU" w:date="2017-11-28T22:21:00Z">
        <w:r>
          <w:rPr>
            <w:rFonts w:ascii="Helvetica" w:hAnsi="Helvetica" w:cs="Helvetica"/>
            <w:color w:val="444444"/>
            <w:sz w:val="20"/>
          </w:rPr>
          <w:t>跟</w:t>
        </w:r>
      </w:ins>
      <w:ins w:id="40" w:author="chialin LIU" w:date="2017-11-28T22:21:00Z">
        <w:r>
          <w:rPr>
            <w:rFonts w:cs="Helvetica" w:ascii="Helvetica" w:hAnsi="Helvetica"/>
            <w:color w:val="444444"/>
            <w:sz w:val="20"/>
          </w:rPr>
          <w:t>lab6</w:t>
        </w:r>
      </w:ins>
      <w:ins w:id="41" w:author="chialin LIU" w:date="2017-11-28T22:21:00Z">
        <w:r>
          <w:rPr>
            <w:rFonts w:ascii="Helvetica" w:hAnsi="Helvetica" w:cs="Helvetica"/>
            <w:color w:val="444444"/>
            <w:sz w:val="20"/>
          </w:rPr>
          <w:t>差不多，但是因為要配合</w:t>
        </w:r>
      </w:ins>
      <w:ins w:id="42" w:author="chialin LIU" w:date="2017-11-28T22:21:00Z">
        <w:r>
          <w:rPr>
            <w:rFonts w:cs="Helvetica" w:ascii="Helvetica" w:hAnsi="Helvetica"/>
            <w:color w:val="444444"/>
            <w:sz w:val="20"/>
          </w:rPr>
          <w:t>alternate function</w:t>
        </w:r>
      </w:ins>
      <w:ins w:id="43" w:author="chialin LIU" w:date="2017-11-28T22:21:00Z">
        <w:r>
          <w:rPr>
            <w:rFonts w:ascii="Helvetica" w:hAnsi="Helvetica" w:cs="Helvetica"/>
            <w:color w:val="444444"/>
            <w:sz w:val="20"/>
          </w:rPr>
          <w:t>會用到的</w:t>
        </w:r>
      </w:ins>
      <w:ins w:id="44" w:author="chialin LIU" w:date="2017-11-28T22:21:00Z">
        <w:r>
          <w:rPr>
            <w:rFonts w:cs="Helvetica" w:ascii="Helvetica" w:hAnsi="Helvetica"/>
            <w:color w:val="444444"/>
            <w:sz w:val="20"/>
          </w:rPr>
          <w:t>timer channel</w:t>
        </w:r>
      </w:ins>
      <w:ins w:id="45" w:author="chialin LIU" w:date="2017-11-28T22:21:00Z">
        <w:r>
          <w:rPr>
            <w:rFonts w:ascii="Helvetica" w:hAnsi="Helvetica" w:cs="Helvetica"/>
            <w:color w:val="444444"/>
            <w:sz w:val="20"/>
          </w:rPr>
          <w:t>腳位，所以把</w:t>
        </w:r>
      </w:ins>
      <w:ins w:id="46" w:author="chialin LIU" w:date="2017-11-28T22:21:00Z">
        <w:r>
          <w:rPr>
            <w:rFonts w:cs="Helvetica" w:ascii="Helvetica" w:hAnsi="Helvetica"/>
            <w:color w:val="444444"/>
            <w:sz w:val="20"/>
          </w:rPr>
          <w:t>input</w:t>
        </w:r>
      </w:ins>
      <w:ins w:id="47" w:author="chialin LIU" w:date="2017-11-28T22:21:00Z">
        <w:r>
          <w:rPr>
            <w:rFonts w:cs="Helvetica" w:ascii="Helvetica" w:hAnsi="Helvetica"/>
            <w:color w:val="444444"/>
            <w:sz w:val="20"/>
          </w:rPr>
          <w:t xml:space="preserve"> GPIO</w:t>
        </w:r>
      </w:ins>
      <w:ins w:id="48" w:author="chialin LIU" w:date="2017-11-28T22:21:00Z">
        <w:r>
          <w:rPr>
            <w:rFonts w:ascii="Helvetica" w:hAnsi="Helvetica" w:cs="Helvetica"/>
            <w:color w:val="444444"/>
            <w:sz w:val="20"/>
          </w:rPr>
          <w:t>修改為</w:t>
        </w:r>
      </w:ins>
      <w:ins w:id="49" w:author="chialin LIU" w:date="2017-11-28T22:22:00Z">
        <w:r>
          <w:rPr>
            <w:rFonts w:cs="Helvetica" w:ascii="Helvetica" w:hAnsi="Helvetica"/>
            <w:color w:val="444444"/>
            <w:sz w:val="20"/>
          </w:rPr>
          <w:t>PB 7,</w:t>
        </w:r>
      </w:ins>
      <w:ins w:id="50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1" w:author="chialin LIU" w:date="2017-11-28T22:22:00Z">
        <w:r>
          <w:rPr>
            <w:rFonts w:cs="Helvetica" w:ascii="Helvetica" w:hAnsi="Helvetica"/>
            <w:color w:val="444444"/>
            <w:sz w:val="20"/>
          </w:rPr>
          <w:t>6,</w:t>
        </w:r>
      </w:ins>
      <w:ins w:id="52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3" w:author="chialin LIU" w:date="2017-11-28T22:22:00Z">
        <w:r>
          <w:rPr>
            <w:rFonts w:cs="Helvetica" w:ascii="Helvetica" w:hAnsi="Helvetica"/>
            <w:color w:val="444444"/>
            <w:sz w:val="20"/>
          </w:rPr>
          <w:t>5,</w:t>
        </w:r>
      </w:ins>
      <w:ins w:id="54" w:author="chialin LIU" w:date="2017-11-28T22:22:00Z">
        <w:r>
          <w:rPr>
            <w:rFonts w:cs="Helvetica" w:ascii="Helvetica" w:hAnsi="Helvetica"/>
            <w:color w:val="444444"/>
            <w:sz w:val="20"/>
          </w:rPr>
          <w:t xml:space="preserve"> </w:t>
        </w:r>
      </w:ins>
      <w:ins w:id="55" w:author="chialin LIU" w:date="2017-11-28T22:22:00Z">
        <w:r>
          <w:rPr>
            <w:rFonts w:cs="Helvetica" w:ascii="Helvetica" w:hAnsi="Helvetica"/>
            <w:color w:val="444444"/>
            <w:sz w:val="20"/>
          </w:rPr>
          <w:t>4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56" w:author="chialin LIU" w:date="2017-11-28T22:22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RCC-&gt;</w:t>
            </w:r>
            <w:ins w:id="5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AHB2ENR</w:t>
              </w:r>
            </w:ins>
            <w:ins w:id="5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0b00000000000000000000000000000110; </w:t>
              </w:r>
            </w:ins>
            <w:ins w:id="59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//open port B and port C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60" w:author="chialin LIU" w:date="2017-11-28T22:22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6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6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6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0b11111111111111111111111100000000; </w:t>
              </w:r>
            </w:ins>
            <w:ins w:id="64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65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  <w:u w:val="single"/>
                </w:rPr>
                <w:t>pc</w:t>
              </w:r>
            </w:ins>
            <w:ins w:id="66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3 2 1 0 as input of keypad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6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6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69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GPIOC-&gt;</w:t>
            </w:r>
            <w:ins w:id="70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7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0b11111111111111111111111100000000;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7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7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7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7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76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OSPEEDR</w:t>
              </w:r>
            </w:ins>
            <w:ins w:id="77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0b11111111111111111111111100000000;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GPIOC-&gt;</w:t>
            </w:r>
            <w:ins w:id="78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OSPEEDR</w:t>
              </w:r>
            </w:ins>
            <w:ins w:id="79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0b00000000000000000000000001010101;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80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GPIOC-&gt;</w:t>
              </w:r>
            </w:ins>
            <w:ins w:id="8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ODR</w:t>
              </w:r>
            </w:ins>
            <w:ins w:id="8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  |= 0b00000000000000000000000000001111;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83" w:author="chialin LIU" w:date="2017-11-28T22:22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GPIOB-&gt;</w:t>
            </w:r>
            <w:ins w:id="8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MODER</w:t>
              </w:r>
            </w:ins>
            <w:ins w:id="8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0b11111111111111110000000011111111; </w:t>
              </w:r>
            </w:ins>
            <w:ins w:id="86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87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  <w:u w:val="single"/>
                </w:rPr>
                <w:t>pb</w:t>
              </w:r>
            </w:ins>
            <w:ins w:id="88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</w:t>
              </w:r>
            </w:ins>
            <w:ins w:id="89" w:author="chialin LIU" w:date="2017-11-28T22:2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7</w:t>
              </w:r>
            </w:ins>
            <w:ins w:id="90" w:author="chialin LIU" w:date="2017-11-28T22:22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 xml:space="preserve"> 6 5 4 as output of keypad</w:t>
              </w:r>
            </w:ins>
          </w:p>
          <w:p>
            <w:pPr>
              <w:pStyle w:val="Normal"/>
              <w:widowControl w:val="false"/>
              <w:pPrChange w:id="0" w:author="chialin LIU" w:date="2017-11-28T22:2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91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GPIOB-&gt;</w:t>
              </w:r>
            </w:ins>
            <w:ins w:id="92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93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&amp;= 0b11111111111111110000000011111111;</w:t>
              </w:r>
            </w:ins>
          </w:p>
          <w:p>
            <w:pPr>
              <w:pStyle w:val="Normal"/>
              <w:pPrChange w:id="0" w:author="chialin LIU" w:date="2017-11-28T22:23:00Z">
                <w:pPr>
                  <w:ind w:left="360" w:hanging="36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GPIOB-&gt;</w:t>
            </w:r>
            <w:ins w:id="94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PUPDR</w:t>
              </w:r>
            </w:ins>
            <w:ins w:id="95" w:author="chialin LIU" w:date="2017-11-28T22:22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|= 0b00000000000000001010101000000000;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ins w:id="97" w:author="chialin LIU" w:date="2017-11-28T22:17:00Z"/>
          <w:sz w:val="20"/>
        </w:rPr>
      </w:pPr>
      <w:ins w:id="96" w:author="chialin LIU" w:date="2017-11-28T22:17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rPr>
          <w:rFonts w:ascii="Helvetica" w:hAnsi="Helvetica" w:cs="Helvetica"/>
          <w:color w:val="444444"/>
          <w:sz w:val="20"/>
        </w:rPr>
      </w:pPr>
      <w:ins w:id="98" w:author="chialin LIU" w:date="2017-11-28T22:18:00Z">
        <w:r>
          <w:rPr>
            <w:rFonts w:cs="Helvetica" w:ascii="Helvetica" w:hAnsi="Helvetica"/>
            <w:color w:val="444444"/>
            <w:sz w:val="20"/>
          </w:rPr>
          <w:t>GPIO_init_AF();</w:t>
        </w:r>
      </w:ins>
      <w:ins w:id="99" w:author="chialin LIU" w:date="2017-11-28T22:23:00Z">
        <w:r>
          <w:rPr>
            <w:rFonts w:cs="Helvetica" w:ascii="Helvetica" w:hAnsi="Helvetica"/>
            <w:color w:val="444444"/>
            <w:sz w:val="20"/>
          </w:rPr>
          <w:br/>
        </w:r>
      </w:ins>
      <w:ins w:id="100" w:author="chialin LIU" w:date="2017-11-28T22:23:00Z">
        <w:r>
          <w:rPr>
            <w:rFonts w:ascii="Helvetica" w:hAnsi="Helvetica" w:cs="Helvetica"/>
            <w:color w:val="444444"/>
            <w:sz w:val="20"/>
          </w:rPr>
          <w:t>這個部分在設定</w:t>
        </w:r>
      </w:ins>
      <w:ins w:id="101" w:author="chialin LIU" w:date="2017-11-28T22:23:00Z">
        <w:r>
          <w:rPr>
            <w:rFonts w:cs="Helvetica" w:ascii="Helvetica" w:hAnsi="Helvetica"/>
            <w:color w:val="444444"/>
            <w:sz w:val="20"/>
          </w:rPr>
          <w:t>alternate function</w:t>
        </w:r>
      </w:ins>
      <w:ins w:id="102" w:author="chialin LIU" w:date="2017-11-28T22:23:00Z">
        <w:r>
          <w:rPr>
            <w:rFonts w:ascii="Helvetica" w:hAnsi="Helvetica" w:cs="Helvetica"/>
            <w:color w:val="444444"/>
            <w:sz w:val="20"/>
          </w:rPr>
          <w:t>，去查了表對照之後決定用</w:t>
        </w:r>
      </w:ins>
      <w:ins w:id="103" w:author="chialin LIU" w:date="2017-11-28T22:23:00Z">
        <w:r>
          <w:rPr>
            <w:rFonts w:cs="Helvetica" w:ascii="Helvetica" w:hAnsi="Helvetica"/>
            <w:color w:val="444444"/>
            <w:sz w:val="20"/>
          </w:rPr>
          <w:t>PB3</w:t>
        </w:r>
      </w:ins>
      <w:ins w:id="104" w:author="chialin LIU" w:date="2017-11-28T22:23:00Z">
        <w:r>
          <w:rPr>
            <w:rFonts w:ascii="Helvetica" w:hAnsi="Helvetica" w:cs="Helvetica"/>
            <w:color w:val="444444"/>
            <w:sz w:val="20"/>
          </w:rPr>
          <w:t>配合</w:t>
        </w:r>
      </w:ins>
      <w:ins w:id="105" w:author="chialin LIU" w:date="2017-11-28T22:23:00Z">
        <w:r>
          <w:rPr>
            <w:rFonts w:cs="Helvetica" w:ascii="Helvetica" w:hAnsi="Helvetica"/>
            <w:color w:val="444444"/>
            <w:sz w:val="20"/>
          </w:rPr>
          <w:t>TIM2_CH2</w:t>
        </w:r>
      </w:ins>
      <w:ins w:id="106" w:author="chialin LIU" w:date="2017-11-28T22:26:00Z">
        <w:r>
          <w:rPr>
            <w:rFonts w:ascii="Helvetica" w:hAnsi="Helvetica" w:cs="Helvetica"/>
            <w:color w:val="444444"/>
            <w:sz w:val="20"/>
          </w:rPr>
          <w:t>，所以去設</w:t>
        </w:r>
      </w:ins>
      <w:ins w:id="107" w:author="chialin LIU" w:date="2017-11-28T22:26:00Z">
        <w:r>
          <w:rPr>
            <w:rFonts w:cs="Helvetica" w:ascii="Helvetica" w:hAnsi="Helvetica"/>
            <w:color w:val="444444"/>
            <w:sz w:val="20"/>
          </w:rPr>
          <w:t>AF1</w:t>
        </w:r>
      </w:ins>
      <w:ins w:id="108" w:author="chialin LIU" w:date="2017-11-28T22:24:00Z">
        <w:r>
          <w:rPr>
            <w:rFonts w:cs="Helvetica" w:ascii="Helvetica" w:hAnsi="Helvetica"/>
            <w:color w:val="444444"/>
            <w:sz w:val="20"/>
          </w:rPr>
          <w:br/>
        </w:r>
      </w:ins>
      <w:r>
        <w:rPr>
          <w:rFonts w:cs="Helvetica" w:ascii="Helvetica" w:hAnsi="Helvetica"/>
          <w:color w:val="444444"/>
          <w:sz w:val="20"/>
        </w:rPr>
        <w:drawing>
          <wp:inline distT="0" distB="0" distL="0" distR="0">
            <wp:extent cx="2256790" cy="2419985"/>
            <wp:effectExtent l="0" t="0" r="0" b="0"/>
            <wp:docPr id="15" name="圖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Helvetica" w:ascii="Helvetica" w:hAnsi="Helvetica"/>
          <w:color w:val="444444"/>
          <w:sz w:val="20"/>
        </w:rPr>
        <mc:AlternateContent>
          <mc:Choice Requires="wps">
            <w:drawing>
              <wp:inline distT="0" distB="0" distL="0" distR="0" wp14:anchorId="7B47C3B0">
                <wp:extent cx="2475865" cy="1106805"/>
                <wp:effectExtent l="0" t="0" r="0" b="0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9"/>
                        <a:srcRect l="0" t="0" r="40382" b="0"/>
                        <a:stretch/>
                      </pic:blipFill>
                      <pic:spPr>
                        <a:xfrm rot="5400000">
                          <a:off x="0" y="0"/>
                          <a:ext cx="2475360" cy="1106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-53.85pt;margin-top:53.9pt;width:194.85pt;height:87.05pt;rotation:90" wp14:anchorId="7B47C3B0">
                <v:imagedata r:id="rId19" o:detectmouseclick="t"/>
                <w10:wrap type="none"/>
                <v:stroke color="#3465a4" joinstyle="round" endcap="flat"/>
              </v:rect>
            </w:pict>
          </mc:Fallback>
        </mc:AlternateContent>
      </w:r>
      <w:ins w:id="109" w:author="chialin LIU" w:date="2017-11-28T22:26:00Z">
        <w:r>
          <w:rPr>
            <w:rFonts w:cs="Helvetica" w:ascii="Helvetica" w:hAnsi="Helvetica"/>
            <w:color w:val="444444"/>
            <w:sz w:val="20"/>
          </w:rPr>
          <w:br/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110" w:author="chialin LIU" w:date="2017-11-28T22:26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26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3F7F5F"/>
                <w:szCs w:val="24"/>
              </w:rPr>
              <w:t>//PB3 TIM2_CH2</w:t>
            </w:r>
          </w:p>
          <w:p>
            <w:pPr>
              <w:pStyle w:val="Normal"/>
              <w:widowControl w:val="false"/>
              <w:pPrChange w:id="0" w:author="chialin LIU" w:date="2017-11-28T22:26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11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GPIOB-&gt;</w:t>
              </w:r>
            </w:ins>
            <w:ins w:id="112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AFR</w:t>
              </w:r>
            </w:ins>
            <w:ins w:id="113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[</w:t>
              </w:r>
            </w:ins>
            <w:ins w:id="114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0] &amp;= ~GPIO_AFRL_AFSEL3;</w:t>
              </w:r>
            </w:ins>
            <w:ins w:id="115" w:author="chialin LIU" w:date="2017-11-28T22:26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//AFR[0] LOW</w:t>
              </w:r>
            </w:ins>
          </w:p>
          <w:p>
            <w:pPr>
              <w:pStyle w:val="Normal"/>
              <w:pPrChange w:id="0" w:author="chialin LIU" w:date="2017-11-28T22:26:00Z">
                <w:pPr>
                  <w:ind w:left="0" w:hanging="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>GPIOB-&gt;</w:t>
            </w:r>
            <w:ins w:id="116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AFR</w:t>
              </w:r>
            </w:ins>
            <w:ins w:id="117" w:author="chialin LIU" w:date="2017-11-28T22:26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[0] |= (0b0001&lt;&lt;GPIO_AFRL_AFSEL3_Pos);</w:t>
              </w:r>
            </w:ins>
            <w:ins w:id="118" w:author="chialin LIU" w:date="2017-11-28T22:26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//PB3 Alternate function mode</w:t>
              </w:r>
            </w:ins>
          </w:p>
        </w:tc>
      </w:tr>
    </w:tbl>
    <w:p>
      <w:pPr>
        <w:pStyle w:val="Normal"/>
        <w:rPr>
          <w:rFonts w:ascii="Helvetica" w:hAnsi="Helvetica" w:cs="Helvetica"/>
          <w:color w:val="444444"/>
          <w:sz w:val="20"/>
        </w:rPr>
      </w:pPr>
      <w:ins w:id="119" w:author="chialin LIU" w:date="2017-11-28T22:18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17:00Z"/>
        <w:rPr>
          <w:rFonts w:ascii="Helvetica" w:hAnsi="Helvetica" w:cs="Helvetica"/>
          <w:color w:val="444444"/>
          <w:sz w:val="20"/>
        </w:rPr>
      </w:pPr>
      <w:ins w:id="120" w:author="chialin LIU" w:date="2017-11-28T22:18:00Z">
        <w:r>
          <w:rPr>
            <w:rFonts w:cs="Helvetica" w:ascii="Helvetica" w:hAnsi="Helvetica"/>
            <w:color w:val="444444"/>
            <w:sz w:val="20"/>
          </w:rPr>
          <w:t>Timer_init</w:t>
        </w:r>
      </w:ins>
      <w:ins w:id="121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122" w:author="chialin LIU" w:date="2017-11-28T22:32:00Z">
        <w:r>
          <w:rPr>
            <w:rFonts w:cs="Helvetica" w:ascii="Helvetica" w:hAnsi="Helvetica"/>
            <w:color w:val="444444"/>
            <w:sz w:val="20"/>
          </w:rPr>
          <w:br/>
        </w:r>
      </w:ins>
      <w:ins w:id="123" w:author="chialin LIU" w:date="2017-11-28T22:32:00Z">
        <w:r>
          <w:rPr>
            <w:rFonts w:ascii="Helvetica" w:hAnsi="Helvetica" w:cs="Helvetica"/>
            <w:color w:val="444444"/>
            <w:sz w:val="20"/>
          </w:rPr>
          <w:t>同</w:t>
        </w:r>
      </w:ins>
      <w:ins w:id="124" w:author="chialin LIU" w:date="2017-11-28T22:32:00Z">
        <w:r>
          <w:rPr>
            <w:rFonts w:cs="Helvetica" w:ascii="Helvetica" w:hAnsi="Helvetica"/>
            <w:color w:val="444444"/>
            <w:sz w:val="20"/>
          </w:rPr>
          <w:t>lab7-</w:t>
        </w:r>
      </w:ins>
      <w:ins w:id="125" w:author="chialin LIU" w:date="2017-11-28T22:32:00Z">
        <w:r>
          <w:rPr>
            <w:rFonts w:cs="Helvetica" w:ascii="Helvetica" w:hAnsi="Helvetica"/>
            <w:color w:val="444444"/>
            <w:sz w:val="20"/>
          </w:rPr>
          <w:t>2</w:t>
        </w:r>
      </w:ins>
      <w:ins w:id="126" w:author="chialin LIU" w:date="2017-11-28T22:32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27" w:author="chialin LIU" w:date="2017-11-28T22:32:00Z">
        <w:r>
          <w:rPr>
            <w:rFonts w:cs="Helvetica" w:ascii="Helvetica" w:hAnsi="Helvetica"/>
            <w:color w:val="444444"/>
            <w:sz w:val="20"/>
          </w:rPr>
          <w:t xml:space="preserve">timer </w:t>
        </w:r>
      </w:ins>
      <w:ins w:id="128" w:author="chialin LIU" w:date="2017-11-28T22:32:00Z">
        <w:r>
          <w:rPr>
            <w:rFonts w:cs="Helvetica" w:ascii="Helvetica" w:hAnsi="Helvetica"/>
            <w:color w:val="444444"/>
            <w:sz w:val="20"/>
          </w:rPr>
          <w:t>init</w:t>
        </w:r>
      </w:ins>
    </w:p>
    <w:p>
      <w:pPr>
        <w:pStyle w:val="ListParagraph"/>
        <w:numPr>
          <w:ilvl w:val="0"/>
          <w:numId w:val="8"/>
        </w:numPr>
        <w:rPr>
          <w:rFonts w:ascii="Helvetica" w:hAnsi="Helvetica" w:cs="Helvetica"/>
          <w:color w:val="444444"/>
          <w:sz w:val="20"/>
        </w:rPr>
      </w:pPr>
      <w:ins w:id="129" w:author="chialin LIU" w:date="2017-11-28T22:18:00Z">
        <w:r>
          <w:rPr>
            <w:rFonts w:cs="Helvetica" w:ascii="Helvetica" w:hAnsi="Helvetica"/>
            <w:color w:val="444444"/>
            <w:sz w:val="20"/>
          </w:rPr>
          <w:t>PWM_channel_init();</w:t>
        </w:r>
      </w:ins>
      <w:ins w:id="130" w:author="chialin LIU" w:date="2017-11-28T22:33:00Z">
        <w:r>
          <w:rPr>
            <w:rFonts w:cs="Helvetica" w:ascii="Helvetica" w:hAnsi="Helvetica"/>
            <w:color w:val="444444"/>
            <w:sz w:val="20"/>
          </w:rPr>
          <w:br/>
        </w:r>
      </w:ins>
      <w:ins w:id="131" w:author="chialin LIU" w:date="2017-11-28T22:33:00Z">
        <w:r>
          <w:rPr>
            <w:rFonts w:ascii="Helvetica" w:hAnsi="Helvetica" w:cs="Helvetica"/>
            <w:color w:val="444444"/>
            <w:sz w:val="20"/>
          </w:rPr>
          <w:t>我們用的是</w:t>
        </w:r>
      </w:ins>
      <w:ins w:id="132" w:author="chialin LIU" w:date="2017-11-28T22:33:00Z">
        <w:r>
          <w:rPr>
            <w:rFonts w:cs="Helvetica" w:ascii="Helvetica" w:hAnsi="Helvetica"/>
            <w:color w:val="444444"/>
            <w:sz w:val="20"/>
          </w:rPr>
          <w:t>TIM2</w:t>
        </w:r>
      </w:ins>
      <w:ins w:id="133" w:author="chialin LIU" w:date="2017-11-28T22:33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34" w:author="chialin LIU" w:date="2017-11-28T22:33:00Z">
        <w:r>
          <w:rPr>
            <w:rFonts w:cs="Helvetica" w:ascii="Helvetica" w:hAnsi="Helvetica"/>
            <w:color w:val="444444"/>
            <w:sz w:val="20"/>
          </w:rPr>
          <w:t>CH2</w:t>
        </w:r>
      </w:ins>
      <w:ins w:id="135" w:author="chialin LIU" w:date="2017-11-28T22:33:00Z">
        <w:r>
          <w:rPr>
            <w:rFonts w:ascii="Helvetica" w:hAnsi="Helvetica" w:cs="Helvetica"/>
            <w:color w:val="444444"/>
            <w:sz w:val="20"/>
          </w:rPr>
          <w:t>，所以</w:t>
        </w:r>
      </w:ins>
      <w:ins w:id="136" w:author="chialin LIU" w:date="2017-11-28T22:33:00Z">
        <w:r>
          <w:rPr>
            <w:rFonts w:cs="Helvetica" w:ascii="Helvetica" w:hAnsi="Helvetica"/>
            <w:color w:val="444444"/>
            <w:sz w:val="20"/>
          </w:rPr>
          <w:t>PWM</w:t>
        </w:r>
      </w:ins>
      <w:ins w:id="137" w:author="chialin LIU" w:date="2017-11-28T22:33:00Z">
        <w:r>
          <w:rPr>
            <w:rFonts w:ascii="Helvetica" w:hAnsi="Helvetica" w:cs="Helvetica"/>
            <w:color w:val="444444"/>
            <w:sz w:val="20"/>
          </w:rPr>
          <w:t>的部分就是</w:t>
        </w:r>
      </w:ins>
      <w:ins w:id="138" w:author="chialin LIU" w:date="2017-11-28T22:36:00Z">
        <w:r>
          <w:rPr>
            <w:rFonts w:ascii="Helvetica" w:hAnsi="Helvetica" w:cs="Helvetica"/>
            <w:color w:val="444444"/>
            <w:sz w:val="20"/>
          </w:rPr>
          <w:t>選</w:t>
        </w:r>
      </w:ins>
      <w:ins w:id="139" w:author="chialin LIU" w:date="2017-11-28T22:35:00Z">
        <w:r>
          <w:rPr>
            <w:rFonts w:cs="Helvetica" w:ascii="Helvetica" w:hAnsi="Helvetica"/>
            <w:color w:val="444444"/>
            <w:sz w:val="20"/>
          </w:rPr>
          <w:t>compare 2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140" w:author="chialin LIU" w:date="2017-11-28T22:33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4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  </w:t>
              </w:r>
            </w:ins>
            <w:ins w:id="142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143" w:author="chialin LIU" w:date="2017-11-28T22:33:00Z">
              <w:r>
                <w:rPr>
                  <w:rFonts w:eastAsia="新細明體" w:cs="Consolas" w:ascii="Consolas" w:hAnsi="Consolas" w:eastAsiaTheme="minorEastAsia"/>
                  <w:b/>
                  <w:bCs/>
                  <w:color w:val="7F9FBF"/>
                  <w:szCs w:val="24"/>
                </w:rPr>
                <w:t>TODO</w:t>
              </w:r>
            </w:ins>
            <w:ins w:id="144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: Initialize timer PWM channel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ab/>
            </w:r>
            <w:ins w:id="14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4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47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~TIM_CCMR1_OC2M;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48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4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50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5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(0b0110 &lt;&lt; TIM_CCMR1_OC2M_Pos);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152" w:author="chialin LIU" w:date="2017-11-28T22:33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53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54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5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5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~TIM_CCMR1_OC2PE;</w:t>
              </w:r>
            </w:ins>
            <w:ins w:id="157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//</w:t>
              </w:r>
            </w:ins>
            <w:ins w:id="158" w:author="chialin LIU" w:date="2017-11-28T22:33:00Z">
              <w:r>
                <w:rPr>
                  <w:rFonts w:eastAsia="新細明體" w:cs="Consolas" w:ascii="Consolas" w:hAnsi="Consolas" w:eastAsiaTheme="minorEastAsia"/>
                  <w:color w:val="3F7F5F"/>
                  <w:szCs w:val="24"/>
                </w:rPr>
                <w:t>OCxPE</w:t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ins w:id="15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160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61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CCMR1</w:t>
              </w:r>
            </w:ins>
            <w:ins w:id="162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(0b1 &lt;&lt; TIM_CCMR1_OC2PE_Pos);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163" w:author="chialin LIU" w:date="2017-11-28T22:33:00Z">
              <w:r>
                <w:rPr>
                  <w:rFonts w:eastAsia="新細明體" w:cs="Consolas" w:eastAsiaTheme="minorEastAsia" w:ascii="Consolas" w:hAnsi="Consolas"/>
                  <w:szCs w:val="24"/>
                </w:rPr>
              </w:r>
            </w:ins>
          </w:p>
          <w:p>
            <w:pPr>
              <w:pStyle w:val="Normal"/>
              <w:widowControl w:val="false"/>
              <w:pPrChange w:id="0" w:author="chialin LIU" w:date="2017-11-28T22:33:00Z">
                <w:pPr>
                  <w:widowControl w:val="false"/>
                  <w:ind w:left="360" w:hanging="360"/>
                </w:pPr>
              </w:pPrChange>
              <w:rPr>
                <w:rFonts w:ascii="Consolas" w:hAnsi="Consolas" w:eastAsia="新細明體" w:cs="Consolas" w:eastAsiaTheme="minorEastAsia"/>
                <w:szCs w:val="24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ab/>
            </w:r>
            <w:ins w:id="164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65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CCR2</w:t>
              </w:r>
            </w:ins>
            <w:ins w:id="166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= 50;</w:t>
              </w:r>
            </w:ins>
          </w:p>
          <w:p>
            <w:pPr>
              <w:pStyle w:val="Normal"/>
              <w:pPrChange w:id="0" w:author="chialin LIU" w:date="2017-11-28T22:33:00Z">
                <w:pPr>
                  <w:ind w:left="0" w:hanging="0"/>
                </w:pPr>
              </w:pPrChange>
              <w:rPr>
                <w:rFonts w:ascii="Helvetica" w:hAnsi="Helvetica" w:cs="Helvetica"/>
                <w:color w:val="444444"/>
                <w:sz w:val="20"/>
              </w:rPr>
            </w:pPr>
            <w:r>
              <w:rPr>
                <w:rFonts w:eastAsia="新細明體" w:cs="Consolas" w:ascii="Consolas" w:hAnsi="Consolas" w:eastAsiaTheme="minorEastAsia"/>
                <w:color w:val="000000"/>
                <w:szCs w:val="24"/>
              </w:rPr>
              <w:tab/>
            </w:r>
            <w:ins w:id="167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TIM2-&gt;</w:t>
              </w:r>
            </w:ins>
            <w:ins w:id="168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C0"/>
                  <w:szCs w:val="24"/>
                </w:rPr>
                <w:t>CCER</w:t>
              </w:r>
            </w:ins>
            <w:ins w:id="169" w:author="chialin LIU" w:date="2017-11-28T22:33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TIM_CCER_CC2E;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ins w:id="170" w:author="chialin LIU" w:date="2017-11-28T22:18:00Z">
        <w:r>
          <w:rPr>
            <w:rFonts w:cs="Helvetica" w:ascii="Helvetica" w:hAnsi="Helvetica"/>
            <w:color w:val="444444"/>
            <w:sz w:val="20"/>
          </w:rPr>
        </w:r>
      </w:ins>
    </w:p>
    <w:p>
      <w:pPr>
        <w:pStyle w:val="ListParagraph"/>
        <w:numPr>
          <w:ilvl w:val="0"/>
          <w:numId w:val="8"/>
        </w:numPr>
        <w:pPrChange w:id="0" w:author="chialin LIU" w:date="2017-11-28T22:37:00Z"/>
        <w:rPr>
          <w:rFonts w:ascii="Helvetica" w:hAnsi="Helvetica" w:cs="Helvetica"/>
          <w:color w:val="444444"/>
          <w:sz w:val="20"/>
        </w:rPr>
      </w:pPr>
      <w:ins w:id="171" w:author="chialin LIU" w:date="2017-11-28T22:18:00Z">
        <w:r>
          <w:rPr>
            <w:rFonts w:cs="Helvetica" w:ascii="Helvetica" w:hAnsi="Helvetica"/>
            <w:color w:val="444444"/>
            <w:sz w:val="20"/>
          </w:rPr>
          <w:t>Keypad_scan</w:t>
        </w:r>
      </w:ins>
      <w:ins w:id="172" w:author="chialin LIU" w:date="2017-11-28T22:18:00Z">
        <w:r>
          <w:rPr>
            <w:rFonts w:cs="Helvetica" w:ascii="Helvetica" w:hAnsi="Helvetica"/>
            <w:color w:val="444444"/>
            <w:sz w:val="20"/>
          </w:rPr>
          <w:t>();</w:t>
        </w:r>
      </w:ins>
      <w:ins w:id="173" w:author="chialin LIU" w:date="2017-11-28T22:36:00Z">
        <w:r>
          <w:rPr>
            <w:rFonts w:cs="Helvetica" w:ascii="Helvetica" w:hAnsi="Helvetica"/>
            <w:color w:val="444444"/>
            <w:sz w:val="20"/>
          </w:rPr>
          <w:br/>
        </w:r>
      </w:ins>
      <w:ins w:id="174" w:author="chialin LIU" w:date="2017-11-28T22:36:00Z">
        <w:r>
          <w:rPr>
            <w:rFonts w:ascii="Helvetica" w:hAnsi="Helvetica" w:cs="Helvetica"/>
            <w:color w:val="444444"/>
            <w:sz w:val="20"/>
          </w:rPr>
          <w:t>這部分就是結</w:t>
        </w:r>
      </w:ins>
      <w:ins w:id="175" w:author="chialin LIU" w:date="2017-11-28T22:37:00Z">
        <w:r>
          <w:rPr>
            <w:rFonts w:ascii="Helvetica" w:hAnsi="Helvetica" w:cs="Helvetica"/>
            <w:color w:val="444444"/>
            <w:sz w:val="20"/>
          </w:rPr>
          <w:t>合</w:t>
        </w:r>
      </w:ins>
      <w:ins w:id="176" w:author="chialin LIU" w:date="2017-11-28T22:37:00Z">
        <w:r>
          <w:rPr>
            <w:rFonts w:cs="Helvetica" w:ascii="Helvetica" w:hAnsi="Helvetica"/>
            <w:color w:val="444444"/>
            <w:sz w:val="20"/>
          </w:rPr>
          <w:t>lab6 (</w:t>
        </w:r>
      </w:ins>
      <w:ins w:id="177" w:author="chialin LIU" w:date="2017-11-28T22:37:00Z">
        <w:r>
          <w:rPr>
            <w:rFonts w:ascii="Helvetica" w:hAnsi="Helvetica" w:cs="Helvetica"/>
            <w:color w:val="444444"/>
            <w:sz w:val="20"/>
          </w:rPr>
          <w:t>稍微修改讀</w:t>
        </w:r>
      </w:ins>
      <w:ins w:id="178" w:author="chialin LIU" w:date="2017-11-28T22:37:00Z">
        <w:r>
          <w:rPr>
            <w:rFonts w:cs="Helvetica" w:ascii="Helvetica" w:hAnsi="Helvetica"/>
            <w:color w:val="444444"/>
            <w:sz w:val="20"/>
          </w:rPr>
          <w:t>input</w:t>
        </w:r>
      </w:ins>
      <w:ins w:id="179" w:author="chialin LIU" w:date="2017-11-28T22:37:00Z">
        <w:r>
          <w:rPr>
            <w:rFonts w:ascii="Helvetica" w:hAnsi="Helvetica" w:cs="Helvetica"/>
            <w:color w:val="444444"/>
            <w:sz w:val="20"/>
          </w:rPr>
          <w:t>的地方，因為改成</w:t>
        </w:r>
      </w:ins>
      <w:ins w:id="180" w:author="chialin LIU" w:date="2017-11-28T22:37:00Z">
        <w:r>
          <w:rPr>
            <w:rFonts w:cs="Helvetica" w:ascii="Helvetica" w:hAnsi="Helvetica"/>
            <w:color w:val="444444"/>
            <w:sz w:val="20"/>
          </w:rPr>
          <w:t>PB</w:t>
        </w:r>
      </w:ins>
      <w:ins w:id="181" w:author="chialin LIU" w:date="2017-11-28T22:37:00Z">
        <w:r>
          <w:rPr>
            <w:rFonts w:cs="Helvetica" w:ascii="Helvetica" w:hAnsi="Helvetica"/>
            <w:color w:val="444444"/>
            <w:sz w:val="20"/>
          </w:rPr>
          <w:t>7,6,5,4)</w:t>
        </w:r>
      </w:ins>
      <w:ins w:id="182" w:author="chialin LIU" w:date="2017-11-28T22:37:00Z">
        <w:r>
          <w:rPr>
            <w:rFonts w:ascii="Helvetica" w:hAnsi="Helvetica" w:cs="Helvetica"/>
            <w:color w:val="444444"/>
            <w:sz w:val="20"/>
          </w:rPr>
          <w:t>，讀到</w:t>
        </w:r>
      </w:ins>
      <w:ins w:id="183" w:author="chialin LIU" w:date="2017-11-28T22:37:00Z">
        <w:r>
          <w:rPr>
            <w:rFonts w:cs="Helvetica" w:ascii="Helvetica" w:hAnsi="Helvetica"/>
            <w:color w:val="444444"/>
            <w:sz w:val="20"/>
          </w:rPr>
          <w:t>keypad value</w:t>
        </w:r>
      </w:ins>
      <w:ins w:id="184" w:author="chialin LIU" w:date="2017-11-28T22:37:00Z">
        <w:r>
          <w:rPr>
            <w:rFonts w:ascii="Helvetica" w:hAnsi="Helvetica" w:cs="Helvetica"/>
            <w:color w:val="444444"/>
            <w:sz w:val="20"/>
          </w:rPr>
          <w:t>後就去找對應的</w:t>
        </w:r>
      </w:ins>
      <w:ins w:id="185" w:author="chialin LIU" w:date="2017-11-28T22:37:00Z">
        <w:r>
          <w:rPr>
            <w:rFonts w:cs="Helvetica" w:ascii="Helvetica" w:hAnsi="Helvetica"/>
            <w:color w:val="444444"/>
            <w:sz w:val="20"/>
          </w:rPr>
          <w:t>Frequceny</w:t>
        </w:r>
      </w:ins>
      <w:ins w:id="186" w:author="chialin LIU" w:date="2017-11-28T22:37:00Z">
        <w:r>
          <w:rPr>
            <w:rFonts w:ascii="Helvetica" w:hAnsi="Helvetica" w:cs="Helvetica"/>
            <w:color w:val="444444"/>
            <w:sz w:val="20"/>
          </w:rPr>
          <w:t>再去設定</w:t>
        </w:r>
      </w:ins>
      <w:ins w:id="187" w:author="chialin LIU" w:date="2017-11-28T22:38:00Z">
        <w:r>
          <w:rPr>
            <w:rFonts w:cs="Helvetica" w:ascii="Helvetica" w:hAnsi="Helvetica"/>
            <w:color w:val="444444"/>
            <w:sz w:val="20"/>
          </w:rPr>
          <w:t>timer</w:t>
        </w:r>
      </w:ins>
      <w:ins w:id="188" w:author="chialin LIU" w:date="2017-11-28T22:38:00Z">
        <w:r>
          <w:rPr>
            <w:rFonts w:ascii="Helvetica" w:hAnsi="Helvetica" w:cs="Helvetica"/>
            <w:color w:val="444444"/>
            <w:sz w:val="20"/>
          </w:rPr>
          <w:t>的</w:t>
        </w:r>
      </w:ins>
      <w:ins w:id="189" w:author="chialin LIU" w:date="2017-11-28T22:37:00Z">
        <w:r>
          <w:rPr>
            <w:rFonts w:cs="Helvetica" w:ascii="Helvetica" w:hAnsi="Helvetica"/>
            <w:color w:val="444444"/>
            <w:sz w:val="20"/>
          </w:rPr>
          <w:t>prescaler</w:t>
        </w:r>
      </w:ins>
      <w:ins w:id="190" w:author="chialin LIU" w:date="2017-11-28T22:37:00Z">
        <w:r>
          <w:rPr>
            <w:rFonts w:cs="Helvetica" w:ascii="Helvetica" w:hAnsi="Helvetica"/>
            <w:color w:val="444444"/>
            <w:sz w:val="20"/>
          </w:rPr>
          <w:t xml:space="preserve"> value</w:t>
        </w:r>
      </w:ins>
      <w:ins w:id="191" w:author="chialin LIU" w:date="2017-11-28T22:38:00Z">
        <w:r>
          <w:rPr>
            <w:rFonts w:ascii="Helvetica" w:hAnsi="Helvetica" w:cs="Helvetica"/>
            <w:color w:val="444444"/>
            <w:sz w:val="20"/>
          </w:rPr>
          <w:t>，然後</w:t>
        </w:r>
      </w:ins>
      <w:ins w:id="192" w:author="chialin LIU" w:date="2017-11-28T22:38:00Z">
        <w:r>
          <w:rPr>
            <w:rFonts w:cs="Helvetica" w:ascii="Helvetica" w:hAnsi="Helvetica"/>
            <w:color w:val="444444"/>
            <w:sz w:val="20"/>
          </w:rPr>
          <w:t>start timer</w:t>
        </w:r>
      </w:ins>
      <w:ins w:id="193" w:author="chialin LIU" w:date="2017-11-28T22:38:00Z">
        <w:r>
          <w:rPr>
            <w:rFonts w:ascii="Helvetica" w:hAnsi="Helvetica" w:cs="Helvetica"/>
            <w:color w:val="444444"/>
            <w:sz w:val="20"/>
          </w:rPr>
          <w:t>，放開時</w:t>
        </w:r>
      </w:ins>
      <w:ins w:id="194" w:author="chialin LIU" w:date="2017-11-28T22:38:00Z">
        <w:r>
          <w:rPr>
            <w:rFonts w:cs="Helvetica" w:ascii="Helvetica" w:hAnsi="Helvetica"/>
            <w:color w:val="444444"/>
            <w:sz w:val="20"/>
          </w:rPr>
          <w:t>stop timer</w:t>
        </w:r>
      </w:ins>
      <w:ins w:id="195" w:author="chialin LIU" w:date="2017-11-28T22:38:00Z">
        <w:r>
          <w:rPr>
            <w:rFonts w:ascii="Helvetica" w:hAnsi="Helvetica" w:cs="Helvetica"/>
            <w:color w:val="444444"/>
            <w:sz w:val="20"/>
          </w:rPr>
          <w:t>。</w:t>
        </w:r>
      </w:ins>
    </w:p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ins w:id="196" w:author="chialin LIU" w:date="2017-11-28T22:38:00Z">
        <w:r>
          <w:rPr>
            <w:rFonts w:ascii="Helvetica" w:hAnsi="Helvetica" w:cs="Helvetica"/>
            <w:color w:val="444444"/>
            <w:sz w:val="20"/>
          </w:rPr>
          <w:t>以下為控制</w:t>
        </w:r>
      </w:ins>
      <w:ins w:id="197" w:author="chialin LIU" w:date="2017-11-28T22:38:00Z">
        <w:r>
          <w:rPr>
            <w:rFonts w:cs="Helvetica" w:ascii="Helvetica" w:hAnsi="Helvetica"/>
            <w:color w:val="444444"/>
            <w:sz w:val="20"/>
          </w:rPr>
          <w:t>timer</w:t>
        </w:r>
      </w:ins>
      <w:ins w:id="198" w:author="chialin LIU" w:date="2017-11-28T22:38:00Z">
        <w:r>
          <w:rPr>
            <w:rFonts w:ascii="Helvetica" w:hAnsi="Helvetica" w:cs="Helvetica"/>
            <w:color w:val="444444"/>
            <w:sz w:val="20"/>
          </w:rPr>
          <w:t>的部分</w:t>
        </w:r>
      </w:ins>
      <w:ins w:id="199" w:author="chialin LIU" w:date="2017-11-28T22:40:00Z">
        <w:r>
          <w:rPr>
            <w:rFonts w:ascii="Helvetica" w:hAnsi="Helvetica" w:cs="Helvetica"/>
            <w:color w:val="444444"/>
            <w:sz w:val="20"/>
          </w:rPr>
          <w:t xml:space="preserve"> </w:t>
        </w:r>
      </w:ins>
      <w:ins w:id="200" w:author="chialin LIU" w:date="2017-11-28T22:40:00Z">
        <w:r>
          <w:rPr>
            <w:rFonts w:cs="Helvetica" w:ascii="Helvetica" w:hAnsi="Helvetica"/>
            <w:color w:val="444444"/>
            <w:sz w:val="20"/>
          </w:rPr>
          <w:t>(</w:t>
        </w:r>
      </w:ins>
      <w:ins w:id="201" w:author="chialin LIU" w:date="2017-11-28T22:40:00Z">
        <w:r>
          <w:rPr>
            <w:rFonts w:ascii="Helvetica" w:hAnsi="Helvetica" w:cs="Helvetica"/>
            <w:color w:val="444444"/>
            <w:sz w:val="20"/>
          </w:rPr>
          <w:t>包含音高與</w:t>
        </w:r>
      </w:ins>
      <w:ins w:id="202" w:author="chialin LIU" w:date="2017-11-28T22:40:00Z">
        <w:r>
          <w:rPr>
            <w:rFonts w:cs="Helvetica" w:ascii="Helvetica" w:hAnsi="Helvetica"/>
            <w:color w:val="444444"/>
            <w:sz w:val="20"/>
          </w:rPr>
          <w:t>duty cycle)</w:t>
        </w:r>
      </w:ins>
    </w:p>
    <w:tbl>
      <w:tblPr>
        <w:tblStyle w:val="afe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936"/>
      </w:tblGrid>
      <w:tr>
        <w:trPr>
          <w:ins w:id="203" w:author="chialin LIU" w:date="2017-11-28T22:38:00Z"/>
        </w:trPr>
        <w:tc>
          <w:tcPr>
            <w:tcW w:w="79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prev = curr;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curr = key_val;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 ring while keep press same button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if</w:t>
              </w:r>
            </w:ins>
            <w:ins w:id="20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(curr == prev)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0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>check = 100;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else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>check = curr;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2" w:author="chialin LIU" w:date="2017-11-28T22:41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s</w:t>
              </w:r>
            </w:ins>
            <w:ins w:id="21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witch</w:t>
              </w:r>
            </w:ins>
            <w:ins w:id="21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(check)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{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1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1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1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DO;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2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2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2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2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2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2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2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2: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RE;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3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3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36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3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3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39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4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3: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MI;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4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4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47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4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4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5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5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4: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FA;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5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5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5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5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5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61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6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5: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SO;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6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6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6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69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7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7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7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6: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LA;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7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7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7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8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8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8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8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7: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SI;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8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8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28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291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29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294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29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8: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HDO;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set_timer();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29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29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30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|= 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02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0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0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0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14: </w:t>
              </w:r>
            </w:ins>
            <w:ins w:id="30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//duty cycle -5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8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duty_cycle = duty_cycle == 10 ? duty_cycle : duty_cycle - 5;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0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10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1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13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1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15: </w:t>
              </w:r>
            </w:ins>
            <w:ins w:id="31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//duty cycle +5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duty_cycle = duty_cycle == 90 ? duty_cycle : duty_cycle + 5;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1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1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1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21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case</w:t>
              </w:r>
            </w:ins>
            <w:ins w:id="32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100: </w:t>
              </w:r>
            </w:ins>
            <w:ins w:id="32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//empty loop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25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26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2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</w:r>
            </w:ins>
            <w:ins w:id="328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default</w:t>
              </w:r>
            </w:ins>
            <w:ins w:id="329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: </w:t>
              </w:r>
            </w:ins>
            <w:ins w:id="330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//stop timer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1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TIM2-&gt;</w:t>
              </w:r>
            </w:ins>
            <w:ins w:id="332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CR1</w:t>
              </w:r>
            </w:ins>
            <w:ins w:id="333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 xml:space="preserve"> &amp;= ~TIM_CR1_CEN;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4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  <w:t>freq = -1;</w:t>
              </w:r>
            </w:ins>
          </w:p>
          <w:p>
            <w:pPr>
              <w:pStyle w:val="Normal"/>
              <w:widowControl w:val="false"/>
              <w:rPr>
                <w:rFonts w:ascii="Consolas" w:hAnsi="Consolas" w:eastAsia="新細明體" w:cs="Consolas" w:eastAsiaTheme="minorEastAsia"/>
                <w:szCs w:val="24"/>
              </w:rPr>
            </w:pPr>
            <w:ins w:id="335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ab/>
                <w:tab/>
              </w:r>
            </w:ins>
            <w:ins w:id="336" w:author="chialin LIU" w:date="2017-11-28T22:40:00Z">
              <w:r>
                <w:rPr>
                  <w:rFonts w:eastAsia="新細明體" w:cs="Consolas" w:ascii="Consolas" w:hAnsi="Consolas" w:eastAsiaTheme="minorEastAsia"/>
                  <w:b/>
                  <w:bCs/>
                  <w:color w:val="000000"/>
                  <w:szCs w:val="24"/>
                </w:rPr>
                <w:t>break</w:t>
              </w:r>
            </w:ins>
            <w:ins w:id="337" w:author="chialin LIU" w:date="2017-11-28T22:40:00Z"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;</w:t>
              </w:r>
            </w:ins>
          </w:p>
          <w:p>
            <w:pPr>
              <w:pStyle w:val="ListParagraph"/>
              <w:ind w:left="0" w:hanging="0"/>
              <w:rPr>
                <w:rFonts w:ascii="Helvetica" w:hAnsi="Helvetica" w:cs="Helvetica"/>
                <w:color w:val="444444"/>
                <w:sz w:val="20"/>
              </w:rPr>
            </w:pPr>
            <w:ins w:id="338" w:author="chialin LIU" w:date="2017-11-28T22:40:00Z">
              <w:bookmarkStart w:id="6" w:name="_GoBack"/>
              <w:bookmarkEnd w:id="6"/>
              <w:r>
                <w:rPr>
                  <w:rFonts w:eastAsia="新細明體" w:cs="Consolas" w:ascii="Consolas" w:hAnsi="Consolas" w:eastAsiaTheme="minorEastAsia"/>
                  <w:color w:val="000000"/>
                  <w:szCs w:val="24"/>
                </w:rPr>
                <w:t>}</w:t>
              </w:r>
            </w:ins>
          </w:p>
        </w:tc>
      </w:tr>
    </w:tbl>
    <w:p>
      <w:pPr>
        <w:pStyle w:val="ListParagraph"/>
        <w:ind w:left="360" w:hanging="0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</w:r>
    </w:p>
    <w:p>
      <w:pPr>
        <w:pStyle w:val="Normal"/>
        <w:rPr>
          <w:rFonts w:ascii="Helvetica" w:hAnsi="Helvetica" w:cs="Helvetica"/>
          <w:color w:val="444444"/>
          <w:sz w:val="20"/>
        </w:rPr>
      </w:pPr>
      <w:r>
        <w:rPr>
          <w:rFonts w:cs="Helvetica" w:ascii="Helvetica" w:hAnsi="Helvetica"/>
          <w:color w:val="444444"/>
          <w:sz w:val="20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r>
        <w:rPr/>
        <w:t>Music</w:t>
      </w:r>
      <w:r>
        <w:rPr/>
        <w:t>音色實驗</w:t>
      </w:r>
      <w:r>
        <w:rPr/>
        <w:t>(15%)</w:t>
      </w:r>
    </w:p>
    <w:p>
      <w:pPr>
        <w:pStyle w:val="NormalIndent"/>
        <w:ind w:left="0" w:firstLine="480"/>
        <w:rPr/>
      </w:pPr>
      <w:r>
        <w:rPr/>
        <w:t>在前一實驗中的</w:t>
      </w:r>
      <w:r>
        <w:rPr/>
        <w:t>keypad</w:t>
      </w:r>
      <w:r>
        <w:rPr/>
        <w:t>增加</w:t>
      </w:r>
      <w:r>
        <w:rPr/>
        <w:t>2</w:t>
      </w:r>
      <w:r>
        <w:rPr/>
        <w:t>個功能按鈕用以調整</w:t>
      </w:r>
      <w:r>
        <w:rPr/>
        <w:t>PWM</w:t>
      </w:r>
      <w:r>
        <w:rPr/>
        <w:t>輸出的</w:t>
      </w:r>
      <w:r>
        <w:rPr/>
        <w:t>Duty cycle(</w:t>
      </w:r>
      <w:r>
        <w:rPr/>
        <w:t>範圍</w:t>
      </w:r>
      <w:r>
        <w:rPr/>
        <w:t>10%~90%</w:t>
      </w:r>
      <w:r>
        <w:rPr/>
        <w:t>，每按一次鍵調整</w:t>
      </w:r>
      <w:r>
        <w:rPr/>
        <w:t>5%)</w:t>
      </w:r>
      <w:r>
        <w:rPr/>
        <w:t>，觀察是否會影響蜂鳴器所發出的聲音大小或音色。</w:t>
      </w:r>
    </w:p>
    <w:p>
      <w:pPr>
        <w:pStyle w:val="NormalIndent"/>
        <w:ind w:left="0" w:hanging="0"/>
        <w:rPr/>
      </w:pPr>
      <w:r>
        <w:rPr/>
        <w:t xml:space="preserve">Note: </w:t>
      </w:r>
      <w:r>
        <w:rPr/>
        <w:t>須注意頻率與</w:t>
      </w:r>
      <w:r>
        <w:rPr/>
        <w:t>duty cycle</w:t>
      </w:r>
      <w:r>
        <w:rPr/>
        <w:t>的關係來設定</w:t>
      </w:r>
      <w:r>
        <w:rPr/>
        <w:t>timer ARR</w:t>
      </w:r>
      <w:r>
        <w:rPr/>
        <w:t>與</w:t>
      </w:r>
      <w:r>
        <w:rPr/>
        <w:t>CCR registers</w:t>
      </w:r>
      <w:r>
        <w:rPr/>
        <w:t>。可用</w:t>
      </w:r>
      <w:r>
        <w:rPr/>
        <w:t>LED</w:t>
      </w:r>
      <w:r>
        <w:rPr/>
        <w:t>測試</w:t>
      </w:r>
      <w:r>
        <w:rPr/>
        <w:t>duty cycle</w:t>
      </w:r>
      <w:r>
        <w:rPr/>
        <w:t>是否有改變，成功應會看到</w:t>
      </w:r>
      <w:r>
        <w:rPr/>
        <w:t>LED</w:t>
      </w:r>
      <w:r>
        <w:rPr/>
        <w:t>隨著</w:t>
      </w:r>
      <w:r>
        <w:rPr/>
        <w:t>duty cycle</w:t>
      </w:r>
      <w:r>
        <w:rPr/>
        <w:t>不同而有明暗變化。</w:t>
      </w:r>
    </w:p>
    <w:p>
      <w:pPr>
        <w:pStyle w:val="NormalIndent"/>
        <w:ind w:left="0" w:hanging="0"/>
        <w:rPr/>
      </w:pPr>
      <w:ins w:id="339" w:author="Unknown Author" w:date="2017-11-28T23:27:00Z">
        <w:r>
          <w:rPr/>
        </w:r>
      </w:ins>
    </w:p>
    <w:p>
      <w:pPr>
        <w:pStyle w:val="NormalIndent"/>
        <w:ind w:left="0" w:hanging="0"/>
        <w:rPr/>
      </w:pPr>
      <w:ins w:id="340" w:author="Unknown Author" w:date="2017-11-28T23:27:00Z">
        <w:r>
          <w:rPr/>
          <w:t>此部分的</w:t>
        </w:r>
      </w:ins>
      <w:ins w:id="341" w:author="Unknown Author" w:date="2017-11-28T23:27:00Z">
        <w:r>
          <w:rPr/>
          <w:t>code</w:t>
        </w:r>
      </w:ins>
      <w:ins w:id="342" w:author="Unknown Author" w:date="2017-11-28T23:27:00Z">
        <w:r>
          <w:rPr/>
          <w:t>，已在上面完成。</w:t>
        </w:r>
      </w:ins>
    </w:p>
    <w:p>
      <w:pPr>
        <w:pStyle w:val="NormalIndent"/>
        <w:ind w:left="0" w:hanging="0"/>
        <w:rPr/>
      </w:pPr>
      <w:ins w:id="343" w:author="Unknown Author" w:date="2017-11-28T23:27:00Z">
        <w:r>
          <w:rPr/>
          <w:t>可以觀察到調高</w:t>
        </w:r>
      </w:ins>
      <w:ins w:id="344" w:author="Unknown Author" w:date="2017-11-28T23:27:00Z">
        <w:r>
          <w:rPr/>
          <w:t>duty cycle</w:t>
        </w:r>
      </w:ins>
      <w:ins w:id="345" w:author="Unknown Author" w:date="2017-11-28T23:27:00Z">
        <w:r>
          <w:rPr/>
          <w:t>時，音色聽起來比較尖銳偏高。</w:t>
        </w:r>
      </w:ins>
    </w:p>
    <w:p>
      <w:pPr>
        <w:pStyle w:val="NormalIndent"/>
        <w:ind w:left="0" w:hanging="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36525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1"/>
      <w:footerReference w:type="default" r:id="rId22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Arial">
    <w:charset w:val="01"/>
    <w:family w:val="roman"/>
    <w:pitch w:val="variable"/>
  </w:font>
  <w:font w:name="細明體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Garamond MT">
    <w:charset w:val="01"/>
    <w:family w:val="roman"/>
    <w:pitch w:val="variable"/>
  </w:font>
  <w:font w:name="Arial Narrow">
    <w:charset w:val="01"/>
    <w:family w:val="roman"/>
    <w:pitch w:val="variable"/>
  </w:font>
  <w:font w:name="新細明體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標楷體">
    <w:charset w:val="01"/>
    <w:family w:val="roman"/>
    <w:pitch w:val="variable"/>
  </w:font>
  <w:font w:name="Consolas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12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120"/>
      <w:jc w:val="left"/>
      <w:rPr>
        <w:sz w:val="16"/>
      </w:rPr>
    </w:pPr>
    <w:r>
      <w:drawing>
        <wp:anchor behindDoc="0" distT="0" distB="3810" distL="114300" distR="114300" simplePos="0" locked="0" layoutInCell="1" allowOverlap="1" relativeHeight="16">
          <wp:simplePos x="0" y="0"/>
          <wp:positionH relativeFrom="column">
            <wp:posOffset>5575935</wp:posOffset>
          </wp:positionH>
          <wp:positionV relativeFrom="paragraph">
            <wp:posOffset>-109855</wp:posOffset>
          </wp:positionV>
          <wp:extent cx="346075" cy="339090"/>
          <wp:effectExtent l="0" t="0" r="0" b="0"/>
          <wp:wrapTight wrapText="bothSides">
            <wp:wrapPolygon edited="0">
              <wp:start x="-318" y="0"/>
              <wp:lineTo x="-318" y="20332"/>
              <wp:lineTo x="20183" y="20332"/>
              <wp:lineTo x="20183" y="0"/>
              <wp:lineTo x="-318" y="0"/>
            </wp:wrapPolygon>
          </wp:wrapTight>
          <wp:docPr id="18" name="圖片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圖片 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46075" cy="339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>課</w:t>
    </w:r>
    <w:r>
      <w:rPr>
        <w:sz w:val="16"/>
      </w:rPr>
      <w:t>程：</w:t>
    </w:r>
    <w:r>
      <w:rPr>
        <w:sz w:val="16"/>
      </w:rPr>
      <w:t xml:space="preserve">Microprocessor System Lab </w:t>
    </w:r>
    <w:r>
      <w:rPr>
        <w:sz w:val="16"/>
      </w:rPr>
      <w:t xml:space="preserve">授課教師：曹孝櫟教授    </w:t>
    </w:r>
    <w:r>
      <w:rPr>
        <w:sz w:val="16"/>
      </w:rPr>
      <w:t>2017</w:t>
    </w:r>
  </w:p>
  <w:p>
    <w:pPr>
      <w:pStyle w:val="Header"/>
      <w:spacing w:before="0" w:after="120"/>
      <w:jc w:val="left"/>
      <w:rPr/>
    </w:pPr>
    <w:r>
      <w:rPr>
        <w:i/>
        <w:sz w:val="16"/>
      </w:rPr>
      <w:t>國立交通大學 資訊工程學系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pStyle w:val="Heading3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140" w:hanging="540"/>
      </w:pPr>
    </w:lvl>
    <w:lvl w:ilvl="2">
      <w:start w:val="1"/>
      <w:numFmt w:val="decimal"/>
      <w:lvlText w:val="%1.%2.%3"/>
      <w:lvlJc w:val="left"/>
      <w:pPr>
        <w:ind w:left="192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480" w:hanging="1080"/>
      </w:pPr>
    </w:lvl>
    <w:lvl w:ilvl="5">
      <w:start w:val="1"/>
      <w:numFmt w:val="decimal"/>
      <w:lvlText w:val="%1.%2.%3.%4.%5.%6"/>
      <w:lvlJc w:val="left"/>
      <w:pPr>
        <w:ind w:left="4080" w:hanging="1080"/>
      </w:pPr>
    </w:lvl>
    <w:lvl w:ilvl="6">
      <w:start w:val="1"/>
      <w:numFmt w:val="decimal"/>
      <w:lvlText w:val="%1.%2.%3.%4.%5.%6.%7"/>
      <w:lvlJc w:val="left"/>
      <w:pPr>
        <w:ind w:left="5040" w:hanging="1440"/>
      </w:pPr>
    </w:lvl>
    <w:lvl w:ilvl="7">
      <w:start w:val="1"/>
      <w:numFmt w:val="decimal"/>
      <w:lvlText w:val="%1.%2.%3.%4.%5.%6.%7.%8"/>
      <w:lvlJc w:val="left"/>
      <w:pPr>
        <w:ind w:left="5640" w:hanging="1440"/>
      </w:pPr>
    </w:lvl>
    <w:lvl w:ilvl="8">
      <w:start w:val="1"/>
      <w:numFmt w:val="decimal"/>
      <w:lvlText w:val="%1.%2.%3.%4.%5.%6.%7.%8.%9"/>
      <w:lvlJc w:val="left"/>
      <w:pPr>
        <w:ind w:left="6600" w:hanging="1800"/>
      </w:pPr>
    </w:lvl>
  </w:abstractNum>
  <w:abstractNum w:abstractNumId="7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trackRevisions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0" w:semiHidden="1" w:unhideWhenUsed="1"/>
    <w:lsdException w:name="toc 3" w:uiPriority="0" w:semiHidden="1" w:unhideWhenUsed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uiPriority="0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0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uiPriority="0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uiPriority="0" w:semiHidden="1" w:unhideWhenUsed="1"/>
    <w:lsdException w:name="Strong" w:uiPriority="22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autoRedefine/>
    <w:qFormat/>
    <w:rsid w:val="00242436"/>
    <w:pPr>
      <w:widowControl/>
      <w:bidi w:val="0"/>
      <w:jc w:val="left"/>
    </w:pPr>
    <w:rPr>
      <w:rFonts w:ascii="Times New Roman" w:hAnsi="Times New Roman" w:eastAsia="標楷體" w:cs="Times New Roman"/>
      <w:i w:val="false"/>
      <w:iCs w:val="false"/>
      <w:color w:val="auto"/>
      <w:sz w:val="24"/>
      <w:szCs w:val="20"/>
      <w:u w:val="none"/>
      <w:lang w:val="en-US" w:eastAsia="zh-TW" w:bidi="ar-SA"/>
    </w:rPr>
  </w:style>
  <w:style w:type="paragraph" w:styleId="Heading1">
    <w:name w:val="Heading 1"/>
    <w:basedOn w:val="Heading"/>
    <w:link w:val="10"/>
    <w:autoRedefine/>
    <w:qFormat/>
    <w:rsid w:val="009a0994"/>
    <w:pPr>
      <w:widowControl w:val="false"/>
      <w:numPr>
        <w:ilvl w:val="0"/>
        <w:numId w:val="1"/>
      </w:numPr>
      <w:bidi w:val="0"/>
      <w:snapToGrid w:val="false"/>
      <w:spacing w:before="360" w:after="240"/>
      <w:jc w:val="left"/>
      <w:outlineLvl w:val="0"/>
      <w:outlineLvl w:val="0"/>
    </w:pPr>
    <w:rPr>
      <w:rFonts w:ascii="Times New Roman" w:hAnsi="Times New Roman" w:eastAsia="標楷體" w:cs="Times New Roman"/>
      <w:b/>
      <w:szCs w:val="20"/>
    </w:rPr>
  </w:style>
  <w:style w:type="paragraph" w:styleId="Heading2">
    <w:name w:val="Heading 2"/>
    <w:basedOn w:val="Normal"/>
    <w:link w:val="20"/>
    <w:autoRedefine/>
    <w:qFormat/>
    <w:rsid w:val="009a0994"/>
    <w:pPr>
      <w:numPr>
        <w:ilvl w:val="1"/>
        <w:numId w:val="1"/>
      </w:numPr>
      <w:spacing w:before="120" w:after="0"/>
      <w:outlineLvl w:val="1"/>
      <w:outlineLvl w:val="1"/>
    </w:pPr>
    <w:rPr>
      <w:b/>
      <w:color w:val="000000"/>
    </w:rPr>
  </w:style>
  <w:style w:type="paragraph" w:styleId="Heading3">
    <w:name w:val="Heading 3"/>
    <w:basedOn w:val="Normal"/>
    <w:link w:val="30"/>
    <w:autoRedefine/>
    <w:qFormat/>
    <w:rsid w:val="009a0994"/>
    <w:pPr>
      <w:keepNext/>
      <w:numPr>
        <w:ilvl w:val="2"/>
        <w:numId w:val="1"/>
      </w:numPr>
      <w:spacing w:before="360" w:after="0"/>
      <w:outlineLvl w:val="2"/>
      <w:outlineLvl w:val="2"/>
    </w:pPr>
    <w:rPr>
      <w:i/>
    </w:rPr>
  </w:style>
  <w:style w:type="paragraph" w:styleId="Heading4">
    <w:name w:val="Heading 4"/>
    <w:basedOn w:val="Normal"/>
    <w:link w:val="40"/>
    <w:qFormat/>
    <w:rsid w:val="009a0994"/>
    <w:pPr>
      <w:overflowPunct w:val="true"/>
      <w:spacing w:before="240" w:after="0"/>
      <w:outlineLvl w:val="3"/>
    </w:pPr>
    <w:rPr>
      <w:rFonts w:eastAsia="細明體"/>
      <w:b/>
    </w:rPr>
  </w:style>
  <w:style w:type="paragraph" w:styleId="Heading5">
    <w:name w:val="Heading 5"/>
    <w:basedOn w:val="Normal"/>
    <w:link w:val="50"/>
    <w:qFormat/>
    <w:rsid w:val="009a0994"/>
    <w:pPr>
      <w:keepNext/>
      <w:spacing w:before="240" w:after="0"/>
      <w:ind w:left="284" w:hanging="284"/>
      <w:outlineLvl w:val="4"/>
    </w:pPr>
    <w:rPr>
      <w:i/>
    </w:rPr>
  </w:style>
  <w:style w:type="paragraph" w:styleId="Heading6">
    <w:name w:val="Heading 6"/>
    <w:basedOn w:val="Normal"/>
    <w:link w:val="60"/>
    <w:qFormat/>
    <w:rsid w:val="009a0994"/>
    <w:pPr>
      <w:keepNext/>
      <w:spacing w:lineRule="atLeast" w:line="720"/>
      <w:ind w:left="284" w:hanging="284"/>
      <w:outlineLvl w:val="5"/>
    </w:pPr>
    <w:rPr>
      <w:rFonts w:ascii="Arial" w:hAnsi="Arial"/>
      <w:sz w:val="36"/>
    </w:rPr>
  </w:style>
  <w:style w:type="paragraph" w:styleId="Heading7">
    <w:name w:val="Heading 7"/>
    <w:basedOn w:val="Normal"/>
    <w:link w:val="70"/>
    <w:qFormat/>
    <w:rsid w:val="009a0994"/>
    <w:pPr>
      <w:keepNext/>
      <w:spacing w:lineRule="atLeast" w:line="720"/>
      <w:ind w:left="284" w:hanging="284"/>
      <w:outlineLvl w:val="6"/>
    </w:pPr>
    <w:rPr>
      <w:rFonts w:ascii="Arial" w:hAnsi="Arial"/>
      <w:b/>
      <w:sz w:val="36"/>
    </w:rPr>
  </w:style>
  <w:style w:type="paragraph" w:styleId="Heading8">
    <w:name w:val="Heading 8"/>
    <w:basedOn w:val="Normal"/>
    <w:link w:val="80"/>
    <w:qFormat/>
    <w:rsid w:val="009a0994"/>
    <w:pPr>
      <w:keepNext/>
      <w:spacing w:lineRule="atLeast" w:line="720"/>
      <w:ind w:left="284" w:hanging="284"/>
      <w:outlineLvl w:val="7"/>
    </w:pPr>
    <w:rPr>
      <w:rFonts w:ascii="Arial" w:hAnsi="Arial"/>
      <w:sz w:val="36"/>
    </w:rPr>
  </w:style>
  <w:style w:type="paragraph" w:styleId="Heading9">
    <w:name w:val="Heading 9"/>
    <w:basedOn w:val="Normal"/>
    <w:link w:val="90"/>
    <w:qFormat/>
    <w:rsid w:val="009a0994"/>
    <w:pPr>
      <w:keepNext/>
      <w:spacing w:lineRule="atLeast" w:line="720"/>
      <w:ind w:left="284" w:hanging="284"/>
      <w:outlineLvl w:val="8"/>
    </w:pPr>
    <w:rPr>
      <w:rFonts w:ascii="Arial" w:hAnsi="Arial"/>
      <w:sz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qFormat/>
    <w:rsid w:val="009a0994"/>
    <w:rPr>
      <w:rFonts w:ascii="細明體" w:hAnsi="細明體" w:eastAsia="細明體" w:cs="Courier New"/>
      <w:sz w:val="20"/>
      <w:szCs w:val="20"/>
    </w:rPr>
  </w:style>
  <w:style w:type="character" w:styleId="Style5" w:customStyle="1">
    <w:name w:val="訊息欄位名稱 字元"/>
    <w:basedOn w:val="DefaultParagraphFont"/>
    <w:link w:val="a6"/>
    <w:qFormat/>
    <w:rsid w:val="009a0994"/>
    <w:rPr>
      <w:rFonts w:ascii="Arial" w:hAnsi="Arial" w:eastAsia="新細明體" w:cs="Times New Roman"/>
      <w:szCs w:val="20"/>
      <w:shd w:fill="CCCCCC" w:val="clear"/>
    </w:rPr>
  </w:style>
  <w:style w:type="character" w:styleId="4" w:customStyle="1">
    <w:name w:val="標題 4 字元"/>
    <w:basedOn w:val="DefaultParagraphFont"/>
    <w:link w:val="4"/>
    <w:qFormat/>
    <w:rsid w:val="009a0994"/>
    <w:rPr>
      <w:rFonts w:ascii="Times New Roman" w:hAnsi="Times New Roman" w:eastAsia="細明體" w:cs="Times New Roman"/>
      <w:b/>
      <w:szCs w:val="20"/>
    </w:rPr>
  </w:style>
  <w:style w:type="character" w:styleId="FollowedHyperlink">
    <w:name w:val="FollowedHyperlink"/>
    <w:basedOn w:val="DefaultParagraphFont"/>
    <w:qFormat/>
    <w:rsid w:val="009a0994"/>
    <w:rPr>
      <w:color w:val="800080"/>
      <w:u w:val="single"/>
    </w:rPr>
  </w:style>
  <w:style w:type="character" w:styleId="Style6" w:customStyle="1">
    <w:name w:val="文件引導模式 字元"/>
    <w:basedOn w:val="DefaultParagraphFont"/>
    <w:link w:val="a9"/>
    <w:semiHidden/>
    <w:qFormat/>
    <w:rsid w:val="009a0994"/>
    <w:rPr>
      <w:rFonts w:ascii="Arial" w:hAnsi="Arial" w:eastAsia="新細明體" w:cs="Times New Roman"/>
      <w:szCs w:val="20"/>
      <w:shd w:fill="000080" w:val="clear"/>
    </w:rPr>
  </w:style>
  <w:style w:type="character" w:styleId="Style7" w:customStyle="1">
    <w:name w:val="日期 字元"/>
    <w:basedOn w:val="DefaultParagraphFont"/>
    <w:link w:val="ab"/>
    <w:qFormat/>
    <w:rsid w:val="009a0994"/>
    <w:rPr>
      <w:rFonts w:ascii="Times New Roman" w:hAnsi="Times New Roman" w:eastAsia="標楷體" w:cs="Times New Roman"/>
      <w:b/>
      <w:sz w:val="40"/>
      <w:szCs w:val="20"/>
    </w:rPr>
  </w:style>
  <w:style w:type="character" w:styleId="Style8" w:customStyle="1">
    <w:name w:val="本文 字元"/>
    <w:basedOn w:val="DefaultParagraphFont"/>
    <w:link w:val="a"/>
    <w:qFormat/>
    <w:rsid w:val="009a0994"/>
    <w:rPr>
      <w:rFonts w:ascii="Times New Roman" w:hAnsi="Times New Roman" w:eastAsia="標楷體" w:cs="Times New Roman"/>
      <w:szCs w:val="20"/>
    </w:rPr>
  </w:style>
  <w:style w:type="character" w:styleId="2" w:customStyle="1">
    <w:name w:val="本文 2 字元"/>
    <w:basedOn w:val="DefaultParagraphFont"/>
    <w:link w:val="21"/>
    <w:qFormat/>
    <w:rsid w:val="009a0994"/>
    <w:rPr>
      <w:rFonts w:ascii="Times New Roman" w:hAnsi="Times New Roman" w:eastAsia="標楷體" w:cs="Times New Roman"/>
      <w:color w:val="FF0000"/>
      <w:szCs w:val="20"/>
    </w:rPr>
  </w:style>
  <w:style w:type="character" w:styleId="Style9" w:customStyle="1">
    <w:name w:val="頁尾 字元"/>
    <w:basedOn w:val="DefaultParagraphFont"/>
    <w:link w:val="ae"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Style10" w:customStyle="1">
    <w:name w:val="頁首 字元"/>
    <w:basedOn w:val="DefaultParagraphFont"/>
    <w:link w:val="af0"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Pagenumber">
    <w:name w:val="page number"/>
    <w:basedOn w:val="DefaultParagraphFont"/>
    <w:qFormat/>
    <w:rsid w:val="009a0994"/>
    <w:rPr/>
  </w:style>
  <w:style w:type="character" w:styleId="Emphasis">
    <w:name w:val="Emphasis"/>
    <w:basedOn w:val="DefaultParagraphFont"/>
    <w:qFormat/>
    <w:rsid w:val="009a0994"/>
    <w:rPr>
      <w:i/>
      <w:iCs/>
    </w:rPr>
  </w:style>
  <w:style w:type="character" w:styleId="Style11" w:customStyle="1">
    <w:name w:val="註腳文字 字元"/>
    <w:basedOn w:val="DefaultParagraphFont"/>
    <w:link w:val="af6"/>
    <w:semiHidden/>
    <w:qFormat/>
    <w:rsid w:val="009a0994"/>
    <w:rPr>
      <w:rFonts w:ascii="Times New Roman" w:hAnsi="Times New Roman" w:eastAsia="標楷體" w:cs="Times New Roman"/>
      <w:sz w:val="20"/>
      <w:szCs w:val="20"/>
    </w:rPr>
  </w:style>
  <w:style w:type="character" w:styleId="Footnotereference">
    <w:name w:val="footnote reference"/>
    <w:basedOn w:val="DefaultParagraphFont"/>
    <w:semiHidden/>
    <w:qFormat/>
    <w:rsid w:val="009a0994"/>
    <w:rPr>
      <w:vertAlign w:val="superscript"/>
    </w:rPr>
  </w:style>
  <w:style w:type="character" w:styleId="InternetLink">
    <w:name w:val="Internet Link"/>
    <w:basedOn w:val="DefaultParagraphFont"/>
    <w:rsid w:val="009a0994"/>
    <w:rPr>
      <w:color w:val="0000FF"/>
      <w:u w:val="single"/>
    </w:rPr>
  </w:style>
  <w:style w:type="character" w:styleId="Style12" w:customStyle="1">
    <w:name w:val="標題 字元"/>
    <w:basedOn w:val="DefaultParagraphFont"/>
    <w:link w:val="afc"/>
    <w:qFormat/>
    <w:rsid w:val="009a0994"/>
    <w:rPr>
      <w:rFonts w:ascii="Times New Roman" w:hAnsi="Times New Roman" w:eastAsia="標楷體" w:cs="Times New Roman"/>
      <w:b/>
      <w:sz w:val="28"/>
      <w:szCs w:val="20"/>
    </w:rPr>
  </w:style>
  <w:style w:type="character" w:styleId="1" w:customStyle="1">
    <w:name w:val="標題 1 字元"/>
    <w:basedOn w:val="DefaultParagraphFont"/>
    <w:link w:val="1"/>
    <w:qFormat/>
    <w:rsid w:val="009a0994"/>
    <w:rPr>
      <w:rFonts w:ascii="Times New Roman" w:hAnsi="Times New Roman" w:eastAsia="標楷體" w:cs="Times New Roman"/>
      <w:b/>
      <w:szCs w:val="20"/>
    </w:rPr>
  </w:style>
  <w:style w:type="character" w:styleId="21" w:customStyle="1">
    <w:name w:val="標題 2 字元"/>
    <w:basedOn w:val="DefaultParagraphFont"/>
    <w:link w:val="2"/>
    <w:qFormat/>
    <w:rsid w:val="009a0994"/>
    <w:rPr>
      <w:rFonts w:ascii="Times New Roman" w:hAnsi="Times New Roman" w:eastAsia="標楷體" w:cs="Times New Roman"/>
      <w:b/>
      <w:color w:val="000000"/>
      <w:szCs w:val="20"/>
    </w:rPr>
  </w:style>
  <w:style w:type="character" w:styleId="3" w:customStyle="1">
    <w:name w:val="標題 3 字元"/>
    <w:basedOn w:val="DefaultParagraphFont"/>
    <w:link w:val="3"/>
    <w:qFormat/>
    <w:rsid w:val="009a0994"/>
    <w:rPr>
      <w:rFonts w:ascii="Times New Roman" w:hAnsi="Times New Roman" w:eastAsia="標楷體" w:cs="Times New Roman"/>
      <w:i/>
      <w:szCs w:val="20"/>
    </w:rPr>
  </w:style>
  <w:style w:type="character" w:styleId="5" w:customStyle="1">
    <w:name w:val="標題 5 字元"/>
    <w:basedOn w:val="DefaultParagraphFont"/>
    <w:link w:val="5"/>
    <w:qFormat/>
    <w:rsid w:val="009a0994"/>
    <w:rPr>
      <w:rFonts w:ascii="Times New Roman" w:hAnsi="Times New Roman" w:eastAsia="標楷體" w:cs="Times New Roman"/>
      <w:i/>
      <w:szCs w:val="20"/>
    </w:rPr>
  </w:style>
  <w:style w:type="character" w:styleId="6" w:customStyle="1">
    <w:name w:val="標題 6 字元"/>
    <w:basedOn w:val="DefaultParagraphFont"/>
    <w:link w:val="6"/>
    <w:qFormat/>
    <w:rsid w:val="009a0994"/>
    <w:rPr>
      <w:rFonts w:ascii="Arial" w:hAnsi="Arial" w:eastAsia="標楷體" w:cs="Times New Roman"/>
      <w:sz w:val="36"/>
      <w:szCs w:val="20"/>
    </w:rPr>
  </w:style>
  <w:style w:type="character" w:styleId="7" w:customStyle="1">
    <w:name w:val="標題 7 字元"/>
    <w:basedOn w:val="DefaultParagraphFont"/>
    <w:link w:val="7"/>
    <w:qFormat/>
    <w:rsid w:val="009a0994"/>
    <w:rPr>
      <w:rFonts w:ascii="Arial" w:hAnsi="Arial" w:eastAsia="標楷體" w:cs="Times New Roman"/>
      <w:b/>
      <w:sz w:val="36"/>
      <w:szCs w:val="20"/>
    </w:rPr>
  </w:style>
  <w:style w:type="character" w:styleId="8" w:customStyle="1">
    <w:name w:val="標題 8 字元"/>
    <w:basedOn w:val="DefaultParagraphFont"/>
    <w:link w:val="8"/>
    <w:qFormat/>
    <w:rsid w:val="009a0994"/>
    <w:rPr>
      <w:rFonts w:ascii="Arial" w:hAnsi="Arial" w:eastAsia="標楷體" w:cs="Times New Roman"/>
      <w:sz w:val="36"/>
      <w:szCs w:val="20"/>
    </w:rPr>
  </w:style>
  <w:style w:type="character" w:styleId="9" w:customStyle="1">
    <w:name w:val="標題 9 字元"/>
    <w:basedOn w:val="DefaultParagraphFont"/>
    <w:link w:val="9"/>
    <w:qFormat/>
    <w:rsid w:val="009a0994"/>
    <w:rPr>
      <w:rFonts w:ascii="Arial" w:hAnsi="Arial" w:eastAsia="標楷體" w:cs="Times New Roman"/>
      <w:sz w:val="36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d9539b"/>
    <w:rPr>
      <w:color w:val="808080"/>
    </w:rPr>
  </w:style>
  <w:style w:type="character" w:styleId="Style13" w:customStyle="1">
    <w:name w:val="註解方塊文字 字元"/>
    <w:basedOn w:val="DefaultParagraphFont"/>
    <w:link w:val="aff1"/>
    <w:uiPriority w:val="99"/>
    <w:semiHidden/>
    <w:qFormat/>
    <w:rsid w:val="009e1f24"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rFonts w:eastAsia="新細明體"/>
      <w:sz w:val="1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ad"/>
    <w:rsid w:val="009a0994"/>
    <w:pPr/>
    <w:rPr/>
  </w:style>
  <w:style w:type="paragraph" w:styleId="List">
    <w:name w:val="List"/>
    <w:basedOn w:val="Normal"/>
    <w:rsid w:val="009a0994"/>
    <w:pPr>
      <w:ind w:left="480" w:hanging="48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Algorithm" w:customStyle="1">
    <w:name w:val="Algorithm"/>
    <w:autoRedefine/>
    <w:qFormat/>
    <w:rsid w:val="009a0994"/>
    <w:pPr>
      <w:widowControl/>
      <w:tabs>
        <w:tab w:val="left" w:pos="454" w:leader="none"/>
        <w:tab w:val="left" w:pos="680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</w:tabs>
      <w:overflowPunct w:val="true"/>
      <w:bidi w:val="0"/>
      <w:spacing w:lineRule="auto" w:line="360"/>
      <w:jc w:val="left"/>
      <w:textAlignment w:val="baseline"/>
    </w:pPr>
    <w:rPr>
      <w:rFonts w:ascii="Courier New" w:hAnsi="Courier New" w:eastAsia="新細明體" w:cs="Times New Roman" w:eastAsiaTheme="minorEastAsia"/>
      <w:color w:val="auto"/>
      <w:sz w:val="22"/>
      <w:szCs w:val="20"/>
      <w:lang w:val="en-US" w:eastAsia="zh-TW" w:bidi="ar-SA"/>
    </w:rPr>
  </w:style>
  <w:style w:type="paragraph" w:styleId="Author" w:customStyle="1">
    <w:name w:val="Author"/>
    <w:qFormat/>
    <w:rsid w:val="009a0994"/>
    <w:pPr>
      <w:widowControl/>
      <w:overflowPunct w:val="true"/>
      <w:bidi w:val="0"/>
      <w:spacing w:lineRule="auto" w:line="480"/>
      <w:jc w:val="center"/>
      <w:textAlignment w:val="baseline"/>
    </w:pPr>
    <w:rPr>
      <w:rFonts w:ascii="Times New Roman" w:hAnsi="Times New Roman" w:eastAsia="標楷體" w:cs="Times New Roman"/>
      <w:color w:val="auto"/>
      <w:sz w:val="28"/>
      <w:szCs w:val="20"/>
      <w:lang w:val="en-US" w:eastAsia="zh-TW" w:bidi="ar-SA"/>
    </w:rPr>
  </w:style>
  <w:style w:type="paragraph" w:styleId="BadText1" w:customStyle="1">
    <w:name w:val="Bad Text 1"/>
    <w:basedOn w:val="Normal"/>
    <w:autoRedefine/>
    <w:qFormat/>
    <w:rsid w:val="009a0994"/>
    <w:pPr/>
    <w:rPr/>
  </w:style>
  <w:style w:type="paragraph" w:styleId="EQ" w:customStyle="1">
    <w:name w:val="EQ"/>
    <w:basedOn w:val="Normal"/>
    <w:autoRedefine/>
    <w:qFormat/>
    <w:rsid w:val="009a0994"/>
    <w:pPr>
      <w:tabs>
        <w:tab w:val="left" w:pos="8025" w:leader="none"/>
      </w:tabs>
      <w:overflowPunct w:val="true"/>
      <w:ind w:left="454" w:hanging="0"/>
      <w:jc w:val="center"/>
      <w:textAlignment w:val="baseline"/>
    </w:pPr>
    <w:rPr>
      <w:rFonts w:eastAsia="細明體"/>
    </w:rPr>
  </w:style>
  <w:style w:type="paragraph" w:styleId="Figure" w:customStyle="1">
    <w:name w:val="Figure"/>
    <w:basedOn w:val="Normal"/>
    <w:qFormat/>
    <w:rsid w:val="009a0994"/>
    <w:pPr>
      <w:jc w:val="center"/>
    </w:pPr>
    <w:rPr/>
  </w:style>
  <w:style w:type="paragraph" w:styleId="GoodText1" w:customStyle="1">
    <w:name w:val="Good Text 1"/>
    <w:basedOn w:val="Normal"/>
    <w:autoRedefine/>
    <w:qFormat/>
    <w:rsid w:val="009a0994"/>
    <w:pPr/>
    <w:rPr/>
  </w:style>
  <w:style w:type="paragraph" w:styleId="MessageHeader">
    <w:name w:val="Message Header"/>
    <w:basedOn w:val="Normal"/>
    <w:link w:val="a7"/>
    <w:qFormat/>
    <w:rsid w:val="009a0994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  <w:textAlignment w:val="baseline"/>
    </w:pPr>
    <w:rPr>
      <w:rFonts w:ascii="Arial" w:hAnsi="Arial" w:eastAsia="新細明體"/>
    </w:rPr>
  </w:style>
  <w:style w:type="paragraph" w:styleId="MessageHeaderFirst" w:customStyle="1">
    <w:name w:val="Message Header First"/>
    <w:basedOn w:val="MessageHeader"/>
    <w:qFormat/>
    <w:rsid w:val="009a0994"/>
    <w:pPr>
      <w:keepLines/>
      <w:pBdr/>
      <w:shd w:val="clear" w:color="auto" w:fill="auto"/>
      <w:tabs>
        <w:tab w:val="left" w:pos="1080" w:leader="none"/>
      </w:tabs>
      <w:overflowPunct w:val="true"/>
      <w:spacing w:before="220" w:after="0"/>
    </w:pPr>
    <w:rPr>
      <w:rFonts w:ascii="Garamond MT" w:hAnsi="Garamond MT"/>
      <w:caps/>
      <w:sz w:val="18"/>
    </w:rPr>
  </w:style>
  <w:style w:type="paragraph" w:styleId="NumberText1" w:customStyle="1">
    <w:name w:val="Number Text 1"/>
    <w:autoRedefine/>
    <w:qFormat/>
    <w:rsid w:val="009a0994"/>
    <w:pPr>
      <w:widowControl/>
      <w:bidi w:val="0"/>
      <w:ind w:left="357" w:hanging="357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NumberText2" w:customStyle="1">
    <w:name w:val="Number Text 2"/>
    <w:autoRedefine/>
    <w:qFormat/>
    <w:rsid w:val="009a0994"/>
    <w:pPr>
      <w:widowControl/>
      <w:bidi w:val="0"/>
      <w:jc w:val="left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OutlineText1" w:customStyle="1">
    <w:name w:val="Outline Text 1"/>
    <w:basedOn w:val="Normal"/>
    <w:autoRedefine/>
    <w:qFormat/>
    <w:rsid w:val="009a0994"/>
    <w:pPr/>
    <w:rPr>
      <w:color w:val="000000"/>
    </w:rPr>
  </w:style>
  <w:style w:type="paragraph" w:styleId="OutlineText2" w:customStyle="1">
    <w:name w:val="Outline Text 2"/>
    <w:autoRedefine/>
    <w:qFormat/>
    <w:rsid w:val="009a0994"/>
    <w:pPr>
      <w:widowControl/>
      <w:tabs>
        <w:tab w:val="left" w:pos="720" w:leader="none"/>
      </w:tabs>
      <w:bidi w:val="0"/>
      <w:spacing w:before="120" w:after="0"/>
      <w:ind w:left="720" w:hanging="436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PartialText1" w:customStyle="1">
    <w:name w:val="Partial Text1"/>
    <w:basedOn w:val="OutlineText1"/>
    <w:autoRedefine/>
    <w:qFormat/>
    <w:rsid w:val="009a0994"/>
    <w:pPr/>
    <w:rPr>
      <w:i/>
    </w:rPr>
  </w:style>
  <w:style w:type="paragraph" w:styleId="Program" w:customStyle="1">
    <w:name w:val="Program"/>
    <w:autoRedefine/>
    <w:qFormat/>
    <w:rsid w:val="009a0994"/>
    <w:pPr>
      <w:widowControl/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</w:tabs>
      <w:bidi w:val="0"/>
      <w:snapToGrid w:val="false"/>
      <w:jc w:val="left"/>
    </w:pPr>
    <w:rPr>
      <w:rFonts w:ascii="Courier New" w:hAnsi="Courier New" w:eastAsia="Arial Unicode MS" w:cs="Times New Roman"/>
      <w:color w:val="auto"/>
      <w:sz w:val="20"/>
      <w:szCs w:val="20"/>
      <w:lang w:val="en-US" w:eastAsia="zh-TW" w:bidi="ar-SA"/>
    </w:rPr>
  </w:style>
  <w:style w:type="paragraph" w:styleId="Reference" w:customStyle="1">
    <w:name w:val="Reference"/>
    <w:autoRedefine/>
    <w:qFormat/>
    <w:rsid w:val="009a0994"/>
    <w:pPr>
      <w:widowControl w:val="false"/>
      <w:bidi w:val="0"/>
      <w:snapToGrid w:val="false"/>
      <w:jc w:val="both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paragraph" w:styleId="Rreference" w:customStyle="1">
    <w:name w:val="Rreference"/>
    <w:basedOn w:val="Normal"/>
    <w:qFormat/>
    <w:rsid w:val="009a0994"/>
    <w:pPr>
      <w:overflowPunct w:val="true"/>
      <w:ind w:left="397" w:hanging="397"/>
      <w:textAlignment w:val="baseline"/>
    </w:pPr>
    <w:rPr>
      <w:rFonts w:eastAsia="細明體"/>
    </w:rPr>
  </w:style>
  <w:style w:type="paragraph" w:styleId="Table" w:customStyle="1">
    <w:name w:val="Table"/>
    <w:basedOn w:val="Normal"/>
    <w:qFormat/>
    <w:rsid w:val="009a0994"/>
    <w:pPr>
      <w:overflowPunct w:val="true"/>
      <w:jc w:val="center"/>
      <w:textAlignment w:val="baseline"/>
    </w:pPr>
    <w:rPr>
      <w:rFonts w:ascii="Arial Narrow" w:hAnsi="Arial Narrow" w:eastAsia="新細明體"/>
      <w:sz w:val="18"/>
    </w:rPr>
  </w:style>
  <w:style w:type="paragraph" w:styleId="Split" w:customStyle="1">
    <w:name w:val="Split"/>
    <w:basedOn w:val="Table"/>
    <w:qFormat/>
    <w:rsid w:val="009a0994"/>
    <w:pPr/>
    <w:rPr>
      <w:rFonts w:ascii="Times New Roman" w:hAnsi="Times New Roman"/>
      <w:sz w:val="8"/>
    </w:rPr>
  </w:style>
  <w:style w:type="paragraph" w:styleId="Table1" w:customStyle="1">
    <w:name w:val="table"/>
    <w:basedOn w:val="Figure"/>
    <w:autoRedefine/>
    <w:qFormat/>
    <w:rsid w:val="009a0994"/>
    <w:pPr>
      <w:keepLines/>
    </w:pPr>
    <w:rPr/>
  </w:style>
  <w:style w:type="paragraph" w:styleId="TableText" w:customStyle="1">
    <w:name w:val="Table Text"/>
    <w:autoRedefine/>
    <w:qFormat/>
    <w:rsid w:val="009a0994"/>
    <w:pPr>
      <w:widowControl/>
      <w:bidi w:val="0"/>
      <w:spacing w:lineRule="auto" w:line="360"/>
      <w:jc w:val="left"/>
    </w:pPr>
    <w:rPr>
      <w:rFonts w:ascii="Times New Roman" w:hAnsi="Times New Roman" w:eastAsia="標楷體" w:cs="Times New Roman"/>
      <w:b/>
      <w:color w:val="auto"/>
      <w:sz w:val="20"/>
      <w:szCs w:val="20"/>
      <w:lang w:val="en-US" w:eastAsia="zh-TW" w:bidi="ar-SA"/>
    </w:rPr>
  </w:style>
  <w:style w:type="paragraph" w:styleId="TextOutline1" w:customStyle="1">
    <w:name w:val="Text Outline1"/>
    <w:basedOn w:val="Normal"/>
    <w:qFormat/>
    <w:rsid w:val="009a0994"/>
    <w:pPr>
      <w:overflowPunct w:val="true"/>
      <w:ind w:left="284" w:hanging="284"/>
      <w:textAlignment w:val="baseline"/>
    </w:pPr>
    <w:rPr>
      <w:rFonts w:eastAsia="細明體"/>
    </w:rPr>
  </w:style>
  <w:style w:type="paragraph" w:styleId="Theorm" w:customStyle="1">
    <w:name w:val="Theorm"/>
    <w:basedOn w:val="Heading4"/>
    <w:qFormat/>
    <w:rsid w:val="009a0994"/>
    <w:pPr>
      <w:keepNext/>
      <w:spacing w:before="0" w:after="0"/>
      <w:ind w:left="432" w:right="432" w:hanging="0"/>
      <w:textAlignment w:val="baseline"/>
    </w:pPr>
    <w:rPr>
      <w:rFonts w:eastAsia="新細明體"/>
      <w:sz w:val="20"/>
    </w:rPr>
  </w:style>
  <w:style w:type="paragraph" w:styleId="NormalWeb">
    <w:name w:val="Normal (Web)"/>
    <w:basedOn w:val="Normal"/>
    <w:qFormat/>
    <w:rsid w:val="009a0994"/>
    <w:pPr>
      <w:spacing w:beforeAutospacing="1" w:afterAutospacing="1"/>
    </w:pPr>
    <w:rPr>
      <w:rFonts w:ascii="新細明體" w:hAnsi="新細明體" w:eastAsia="新細明體"/>
      <w:szCs w:val="24"/>
    </w:rPr>
  </w:style>
  <w:style w:type="paragraph" w:styleId="NormalIndent">
    <w:name w:val="Normal Indent"/>
    <w:basedOn w:val="Normal"/>
    <w:qFormat/>
    <w:rsid w:val="009a0994"/>
    <w:pPr>
      <w:ind w:left="480" w:hanging="0"/>
    </w:pPr>
    <w:rPr/>
  </w:style>
  <w:style w:type="paragraph" w:styleId="DocumentMap">
    <w:name w:val="Document Map"/>
    <w:basedOn w:val="Normal"/>
    <w:link w:val="aa"/>
    <w:semiHidden/>
    <w:qFormat/>
    <w:rsid w:val="009a0994"/>
    <w:pPr>
      <w:shd w:val="clear" w:color="auto" w:fill="000080"/>
    </w:pPr>
    <w:rPr>
      <w:rFonts w:ascii="Arial" w:hAnsi="Arial" w:eastAsia="新細明體"/>
    </w:rPr>
  </w:style>
  <w:style w:type="paragraph" w:styleId="Date">
    <w:name w:val="Date"/>
    <w:basedOn w:val="Normal"/>
    <w:link w:val="ac"/>
    <w:qFormat/>
    <w:rsid w:val="009a0994"/>
    <w:pPr>
      <w:jc w:val="right"/>
    </w:pPr>
    <w:rPr>
      <w:b/>
      <w:sz w:val="40"/>
    </w:rPr>
  </w:style>
  <w:style w:type="paragraph" w:styleId="BodyText2">
    <w:name w:val="Body Text 2"/>
    <w:basedOn w:val="Normal"/>
    <w:link w:val="22"/>
    <w:qFormat/>
    <w:rsid w:val="009a0994"/>
    <w:pPr/>
    <w:rPr>
      <w:color w:val="FF0000"/>
    </w:rPr>
  </w:style>
  <w:style w:type="paragraph" w:styleId="Contents1">
    <w:name w:val="TOC 1"/>
    <w:basedOn w:val="Normal"/>
    <w:autoRedefine/>
    <w:semiHidden/>
    <w:rsid w:val="009a0994"/>
    <w:pPr>
      <w:tabs>
        <w:tab w:val="left" w:pos="482" w:leader="none"/>
        <w:tab w:val="right" w:pos="9628" w:leader="dot"/>
      </w:tabs>
    </w:pPr>
    <w:rPr/>
  </w:style>
  <w:style w:type="paragraph" w:styleId="Contents2">
    <w:name w:val="TOC 2"/>
    <w:basedOn w:val="Normal"/>
    <w:autoRedefine/>
    <w:semiHidden/>
    <w:rsid w:val="009a0994"/>
    <w:pPr>
      <w:tabs>
        <w:tab w:val="left" w:pos="1021" w:leader="none"/>
        <w:tab w:val="right" w:pos="9628" w:leader="dot"/>
      </w:tabs>
      <w:ind w:left="480" w:hanging="0"/>
    </w:pPr>
    <w:rPr/>
  </w:style>
  <w:style w:type="paragraph" w:styleId="Contents3">
    <w:name w:val="TOC 3"/>
    <w:basedOn w:val="Normal"/>
    <w:autoRedefine/>
    <w:semiHidden/>
    <w:rsid w:val="009a0994"/>
    <w:pPr>
      <w:tabs>
        <w:tab w:val="left" w:pos="1701" w:leader="none"/>
        <w:tab w:val="right" w:pos="9628" w:leader="dot"/>
      </w:tabs>
      <w:ind w:left="1021" w:hanging="0"/>
    </w:pPr>
    <w:rPr/>
  </w:style>
  <w:style w:type="paragraph" w:styleId="Contents4">
    <w:name w:val="TOC 4"/>
    <w:basedOn w:val="Normal"/>
    <w:autoRedefine/>
    <w:semiHidden/>
    <w:rsid w:val="009a0994"/>
    <w:pPr>
      <w:tabs>
        <w:tab w:val="right" w:pos="9628" w:leader="dot"/>
      </w:tabs>
      <w:ind w:left="1701" w:hanging="0"/>
    </w:pPr>
    <w:rPr/>
  </w:style>
  <w:style w:type="paragraph" w:styleId="Contents5">
    <w:name w:val="TOC 5"/>
    <w:basedOn w:val="Normal"/>
    <w:autoRedefine/>
    <w:semiHidden/>
    <w:rsid w:val="009a0994"/>
    <w:pPr>
      <w:ind w:left="1920" w:hanging="0"/>
    </w:pPr>
    <w:rPr/>
  </w:style>
  <w:style w:type="paragraph" w:styleId="Contents6">
    <w:name w:val="TOC 6"/>
    <w:basedOn w:val="Normal"/>
    <w:autoRedefine/>
    <w:semiHidden/>
    <w:rsid w:val="009a0994"/>
    <w:pPr>
      <w:ind w:left="2400" w:hanging="0"/>
    </w:pPr>
    <w:rPr/>
  </w:style>
  <w:style w:type="paragraph" w:styleId="Contents7">
    <w:name w:val="TOC 7"/>
    <w:basedOn w:val="Normal"/>
    <w:autoRedefine/>
    <w:semiHidden/>
    <w:rsid w:val="009a0994"/>
    <w:pPr>
      <w:ind w:left="2880" w:hanging="0"/>
    </w:pPr>
    <w:rPr/>
  </w:style>
  <w:style w:type="paragraph" w:styleId="Contents8">
    <w:name w:val="TOC 8"/>
    <w:basedOn w:val="Normal"/>
    <w:autoRedefine/>
    <w:semiHidden/>
    <w:rsid w:val="009a0994"/>
    <w:pPr>
      <w:ind w:left="3360" w:hanging="0"/>
    </w:pPr>
    <w:rPr/>
  </w:style>
  <w:style w:type="paragraph" w:styleId="Contents9">
    <w:name w:val="TOC 9"/>
    <w:basedOn w:val="Normal"/>
    <w:autoRedefine/>
    <w:semiHidden/>
    <w:rsid w:val="009a0994"/>
    <w:pPr>
      <w:ind w:left="3840" w:hanging="0"/>
    </w:pPr>
    <w:rPr/>
  </w:style>
  <w:style w:type="paragraph" w:styleId="Footer">
    <w:name w:val="Footer"/>
    <w:basedOn w:val="Normal"/>
    <w:link w:val="af"/>
    <w:rsid w:val="009a0994"/>
    <w:pPr>
      <w:tabs>
        <w:tab w:val="center" w:pos="4153" w:leader="none"/>
        <w:tab w:val="right" w:pos="8306" w:leader="none"/>
      </w:tabs>
    </w:pPr>
    <w:rPr>
      <w:sz w:val="20"/>
    </w:rPr>
  </w:style>
  <w:style w:type="paragraph" w:styleId="Header">
    <w:name w:val="Header"/>
    <w:basedOn w:val="Normal"/>
    <w:link w:val="af1"/>
    <w:rsid w:val="009a0994"/>
    <w:pPr>
      <w:tabs>
        <w:tab w:val="center" w:pos="4153" w:leader="none"/>
        <w:tab w:val="right" w:pos="8306" w:leader="none"/>
      </w:tabs>
      <w:jc w:val="center"/>
    </w:pPr>
    <w:rPr>
      <w:sz w:val="20"/>
    </w:rPr>
  </w:style>
  <w:style w:type="paragraph" w:styleId="ListNumber">
    <w:name w:val="List Number"/>
    <w:basedOn w:val="List"/>
    <w:qFormat/>
    <w:rsid w:val="009a0994"/>
    <w:pPr>
      <w:overflowPunct w:val="true"/>
      <w:spacing w:before="0" w:after="240"/>
      <w:ind w:left="720" w:right="720" w:hanging="360"/>
    </w:pPr>
    <w:rPr>
      <w:rFonts w:ascii="Garamond MT" w:hAnsi="Garamond MT"/>
      <w:sz w:val="22"/>
    </w:rPr>
  </w:style>
  <w:style w:type="paragraph" w:styleId="ListNumber2">
    <w:name w:val="List Number 2"/>
    <w:basedOn w:val="ListNumber"/>
    <w:qFormat/>
    <w:rsid w:val="009a0994"/>
    <w:pPr>
      <w:ind w:left="1080" w:right="720" w:hanging="360"/>
    </w:pPr>
    <w:rPr/>
  </w:style>
  <w:style w:type="paragraph" w:styleId="Footnotetext">
    <w:name w:val="footnote text"/>
    <w:basedOn w:val="Normal"/>
    <w:link w:val="af7"/>
    <w:semiHidden/>
    <w:qFormat/>
    <w:rsid w:val="009a0994"/>
    <w:pPr>
      <w:ind w:left="170" w:hanging="170"/>
    </w:pPr>
    <w:rPr>
      <w:sz w:val="20"/>
    </w:rPr>
  </w:style>
  <w:style w:type="paragraph" w:styleId="ListBullet">
    <w:name w:val="List Bullet"/>
    <w:basedOn w:val="Normal"/>
    <w:autoRedefine/>
    <w:qFormat/>
    <w:rsid w:val="009a0994"/>
    <w:pPr/>
    <w:rPr/>
  </w:style>
  <w:style w:type="paragraph" w:styleId="Tableoffigures">
    <w:name w:val="table of figures"/>
    <w:basedOn w:val="Normal"/>
    <w:semiHidden/>
    <w:qFormat/>
    <w:rsid w:val="009a0994"/>
    <w:pPr>
      <w:ind w:left="960" w:hanging="480"/>
    </w:pPr>
    <w:rPr/>
  </w:style>
  <w:style w:type="paragraph" w:styleId="Caption1">
    <w:name w:val="caption"/>
    <w:basedOn w:val="Normal"/>
    <w:autoRedefine/>
    <w:qFormat/>
    <w:rsid w:val="009a0994"/>
    <w:pPr>
      <w:spacing w:before="0" w:after="50"/>
      <w:jc w:val="center"/>
    </w:pPr>
    <w:rPr/>
  </w:style>
  <w:style w:type="paragraph" w:styleId="Title">
    <w:name w:val="Title"/>
    <w:basedOn w:val="Normal"/>
    <w:link w:val="afd"/>
    <w:qFormat/>
    <w:rsid w:val="009a0994"/>
    <w:pPr>
      <w:spacing w:lineRule="auto" w:line="480" w:before="480" w:after="240"/>
      <w:jc w:val="center"/>
      <w:outlineLvl w:val="0"/>
    </w:pPr>
    <w:rPr>
      <w:b/>
      <w:sz w:val="28"/>
    </w:rPr>
  </w:style>
  <w:style w:type="paragraph" w:styleId="11" w:customStyle="1">
    <w:name w:val="標題1"/>
    <w:qFormat/>
    <w:rsid w:val="009a0994"/>
    <w:pPr>
      <w:widowControl w:val="false"/>
      <w:bidi w:val="0"/>
      <w:spacing w:lineRule="auto" w:line="480" w:before="2400" w:after="240"/>
      <w:jc w:val="center"/>
      <w:textAlignment w:val="baseline"/>
    </w:pPr>
    <w:rPr>
      <w:rFonts w:ascii="Times New Roman" w:hAnsi="Times New Roman" w:eastAsia="新細明體" w:cs="Times New Roman" w:eastAsiaTheme="minorEastAsia"/>
      <w:b/>
      <w:color w:val="auto"/>
      <w:sz w:val="40"/>
      <w:szCs w:val="20"/>
      <w:lang w:val="en-US" w:eastAsia="zh-TW" w:bidi="ar-SA"/>
    </w:rPr>
  </w:style>
  <w:style w:type="paragraph" w:styleId="05" w:customStyle="1">
    <w:name w:val="樣式 標號 + 套用後:  0.5 列"/>
    <w:basedOn w:val="Caption1"/>
    <w:autoRedefine/>
    <w:qFormat/>
    <w:rsid w:val="009a0994"/>
    <w:pPr>
      <w:spacing w:before="0" w:after="120"/>
    </w:pPr>
    <w:rPr>
      <w:rFonts w:cs="新細明體"/>
    </w:rPr>
  </w:style>
  <w:style w:type="paragraph" w:styleId="305" w:customStyle="1">
    <w:name w:val="樣式 標題 3 + 套用前:  0.5 列"/>
    <w:basedOn w:val="Heading3"/>
    <w:autoRedefine/>
    <w:qFormat/>
    <w:rsid w:val="009a0994"/>
    <w:pPr>
      <w:numPr>
        <w:ilvl w:val="0"/>
        <w:numId w:val="0"/>
      </w:numPr>
      <w:spacing w:before="120" w:after="0"/>
    </w:pPr>
    <w:rPr>
      <w:rFonts w:cs="新細明體"/>
      <w:b/>
      <w:i w:val="false"/>
    </w:rPr>
  </w:style>
  <w:style w:type="paragraph" w:styleId="ListParagraph">
    <w:name w:val="List Paragraph"/>
    <w:basedOn w:val="Normal"/>
    <w:uiPriority w:val="34"/>
    <w:qFormat/>
    <w:rsid w:val="005043e1"/>
    <w:pPr>
      <w:ind w:left="480" w:hanging="0"/>
    </w:pPr>
    <w:rPr/>
  </w:style>
  <w:style w:type="paragraph" w:styleId="BalloonText">
    <w:name w:val="Balloon Text"/>
    <w:basedOn w:val="Normal"/>
    <w:link w:val="aff2"/>
    <w:uiPriority w:val="99"/>
    <w:semiHidden/>
    <w:unhideWhenUsed/>
    <w:qFormat/>
    <w:rsid w:val="009e1f24"/>
    <w:pPr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paragraph" w:styleId="Revision">
    <w:name w:val="Revision"/>
    <w:uiPriority w:val="99"/>
    <w:semiHidden/>
    <w:qFormat/>
    <w:rsid w:val="00787ac6"/>
    <w:pPr>
      <w:widowControl/>
      <w:bidi w:val="0"/>
      <w:jc w:val="left"/>
    </w:pPr>
    <w:rPr>
      <w:rFonts w:ascii="Times New Roman" w:hAnsi="Times New Roman" w:eastAsia="標楷體" w:cs="Times New Roman"/>
      <w:color w:val="auto"/>
      <w:sz w:val="24"/>
      <w:szCs w:val="20"/>
      <w:lang w:val="en-US" w:eastAsia="zh-TW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e">
    <w:name w:val="Table Grid"/>
    <w:basedOn w:val="a4"/>
    <w:uiPriority w:val="59"/>
    <w:rsid w:val="000a01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goo.gl/F9hh35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://www.st.com/resource/en/reference_manual/dm00083560.pdf" TargetMode="External"/><Relationship Id="rId15" Type="http://schemas.openxmlformats.org/officeDocument/2006/relationships/hyperlink" Target="http://www.st.com/resource/en/datasheet/stm32l476rg.pdf" TargetMode="External"/><Relationship Id="rId16" Type="http://schemas.openxmlformats.org/officeDocument/2006/relationships/image" Target="media/image12.png"/><Relationship Id="rId17" Type="http://schemas.openxmlformats.org/officeDocument/2006/relationships/hyperlink" Target="https://goo.gl/4MuIFv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6BB03-420F-4AB4-BBA1-A7CB68D1D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Application>LibreOffice/5.1.6.2$Linux_X86_64 LibreOffice_project/10m0$Build-2</Application>
  <Pages>14</Pages>
  <Words>2034</Words>
  <Characters>6644</Characters>
  <CharactersWithSpaces>7428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2016-11-21T22:59:00Z</dcterms:created>
  <dc:creator>Guan-Ren, Chen</dc:creator>
  <dc:description/>
  <dc:language>en-AU</dc:language>
  <cp:lastModifiedBy/>
  <cp:lastPrinted>2016-11-22T15:57:00Z</cp:lastPrinted>
  <dcterms:modified xsi:type="dcterms:W3CDTF">2017-11-28T23:41:20Z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